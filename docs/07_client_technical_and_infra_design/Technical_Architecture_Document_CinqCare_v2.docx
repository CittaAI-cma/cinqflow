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A10C7" w:rsidP="001A10C7" w:rsidRDefault="001A10C7" w14:paraId="00079435" w14:textId="77777777">
      <w:pPr>
        <w:jc w:val="center"/>
        <w:rPr>
          <w:rFonts w:asciiTheme="majorHAnsi" w:hAnsiTheme="majorHAnsi"/>
          <w:sz w:val="52"/>
          <w:szCs w:val="52"/>
        </w:rPr>
      </w:pPr>
    </w:p>
    <w:p w:rsidR="001A10C7" w:rsidP="001A10C7" w:rsidRDefault="001A10C7" w14:paraId="0B6B88CB" w14:textId="77777777">
      <w:pPr>
        <w:jc w:val="center"/>
        <w:rPr>
          <w:rFonts w:asciiTheme="majorHAnsi" w:hAnsiTheme="majorHAnsi"/>
          <w:sz w:val="52"/>
          <w:szCs w:val="52"/>
        </w:rPr>
      </w:pPr>
    </w:p>
    <w:p w:rsidR="001A10C7" w:rsidP="001A10C7" w:rsidRDefault="001A10C7" w14:paraId="33044952" w14:textId="77777777">
      <w:pPr>
        <w:jc w:val="center"/>
        <w:rPr>
          <w:rFonts w:asciiTheme="majorHAnsi" w:hAnsiTheme="majorHAnsi"/>
          <w:sz w:val="52"/>
          <w:szCs w:val="52"/>
        </w:rPr>
      </w:pPr>
    </w:p>
    <w:p w:rsidR="001A10C7" w:rsidP="001A10C7" w:rsidRDefault="001A10C7" w14:paraId="5B6DB4AC" w14:textId="77777777">
      <w:pPr>
        <w:jc w:val="center"/>
        <w:rPr>
          <w:rFonts w:asciiTheme="majorHAnsi" w:hAnsiTheme="majorHAnsi"/>
          <w:sz w:val="52"/>
          <w:szCs w:val="52"/>
        </w:rPr>
      </w:pPr>
    </w:p>
    <w:p w:rsidR="001A10C7" w:rsidP="001A10C7" w:rsidRDefault="001A10C7" w14:paraId="57D3C884" w14:textId="77777777">
      <w:pPr>
        <w:jc w:val="center"/>
        <w:rPr>
          <w:rFonts w:asciiTheme="majorHAnsi" w:hAnsiTheme="majorHAnsi"/>
          <w:sz w:val="52"/>
          <w:szCs w:val="52"/>
        </w:rPr>
      </w:pPr>
    </w:p>
    <w:p w:rsidR="001A10C7" w:rsidP="001A10C7" w:rsidRDefault="001A10C7" w14:paraId="58A1C279" w14:textId="77777777">
      <w:pPr>
        <w:jc w:val="center"/>
        <w:rPr>
          <w:rFonts w:asciiTheme="majorHAnsi" w:hAnsiTheme="majorHAnsi"/>
          <w:sz w:val="52"/>
          <w:szCs w:val="52"/>
        </w:rPr>
      </w:pPr>
    </w:p>
    <w:p w:rsidR="001A10C7" w:rsidP="28742104" w:rsidRDefault="001A10C7" w14:paraId="3300B57F" w14:textId="5921F6AA">
      <w:pPr>
        <w:jc w:val="center"/>
        <w:rPr>
          <w:rFonts w:asciiTheme="majorHAnsi" w:hAnsiTheme="majorHAnsi"/>
          <w:sz w:val="52"/>
          <w:szCs w:val="52"/>
        </w:rPr>
      </w:pPr>
      <w:r w:rsidRPr="28742104">
        <w:rPr>
          <w:rFonts w:asciiTheme="majorHAnsi" w:hAnsiTheme="majorHAnsi"/>
          <w:sz w:val="52"/>
          <w:szCs w:val="52"/>
        </w:rPr>
        <w:t>Technical Architecture</w:t>
      </w:r>
      <w:r w:rsidRPr="28742104" w:rsidR="2961347E">
        <w:rPr>
          <w:rFonts w:asciiTheme="majorHAnsi" w:hAnsiTheme="majorHAnsi"/>
          <w:sz w:val="52"/>
          <w:szCs w:val="52"/>
        </w:rPr>
        <w:t>/Specification</w:t>
      </w:r>
      <w:r w:rsidRPr="28742104">
        <w:rPr>
          <w:rFonts w:asciiTheme="majorHAnsi" w:hAnsiTheme="majorHAnsi"/>
          <w:sz w:val="52"/>
          <w:szCs w:val="52"/>
        </w:rPr>
        <w:t xml:space="preserve"> Document</w:t>
      </w:r>
      <w:r w:rsidRPr="28742104" w:rsidR="7C642F0D">
        <w:rPr>
          <w:rFonts w:asciiTheme="majorHAnsi" w:hAnsiTheme="majorHAnsi"/>
          <w:sz w:val="52"/>
          <w:szCs w:val="52"/>
        </w:rPr>
        <w:t xml:space="preserve"> – Delta Lake</w:t>
      </w:r>
    </w:p>
    <w:p w:rsidR="001A10C7" w:rsidP="001A10C7" w:rsidRDefault="001A10C7" w14:paraId="528A8685" w14:textId="77777777">
      <w:pPr>
        <w:jc w:val="center"/>
        <w:rPr>
          <w:rFonts w:asciiTheme="majorHAnsi" w:hAnsiTheme="majorHAnsi"/>
          <w:sz w:val="52"/>
          <w:szCs w:val="52"/>
        </w:rPr>
      </w:pPr>
    </w:p>
    <w:p w:rsidR="001A10C7" w:rsidP="001A10C7" w:rsidRDefault="001A10C7" w14:paraId="60823808" w14:textId="77777777">
      <w:pPr>
        <w:jc w:val="center"/>
        <w:rPr>
          <w:rFonts w:asciiTheme="majorHAnsi" w:hAnsiTheme="majorHAnsi"/>
          <w:sz w:val="52"/>
          <w:szCs w:val="52"/>
        </w:rPr>
      </w:pPr>
    </w:p>
    <w:p w:rsidR="001A10C7" w:rsidP="001A10C7" w:rsidRDefault="001A10C7" w14:paraId="3781FAF9" w14:textId="77777777">
      <w:pPr>
        <w:jc w:val="center"/>
        <w:rPr>
          <w:rFonts w:asciiTheme="majorHAnsi" w:hAnsiTheme="majorHAnsi"/>
          <w:sz w:val="52"/>
          <w:szCs w:val="52"/>
        </w:rPr>
      </w:pPr>
    </w:p>
    <w:p w:rsidR="001A10C7" w:rsidP="001A10C7" w:rsidRDefault="001A10C7" w14:paraId="7CEDDB25" w14:textId="77777777">
      <w:pPr>
        <w:jc w:val="center"/>
        <w:rPr>
          <w:rFonts w:asciiTheme="majorHAnsi" w:hAnsiTheme="majorHAnsi"/>
          <w:sz w:val="52"/>
          <w:szCs w:val="52"/>
        </w:rPr>
      </w:pPr>
    </w:p>
    <w:p w:rsidR="001A10C7" w:rsidP="001A10C7" w:rsidRDefault="001A10C7" w14:paraId="44EBE09B" w14:textId="77777777">
      <w:pPr>
        <w:jc w:val="center"/>
        <w:rPr>
          <w:rFonts w:asciiTheme="majorHAnsi" w:hAnsiTheme="majorHAnsi"/>
          <w:sz w:val="52"/>
          <w:szCs w:val="52"/>
        </w:rPr>
      </w:pPr>
    </w:p>
    <w:p w:rsidR="001A10C7" w:rsidP="001A10C7" w:rsidRDefault="001A10C7" w14:paraId="34B87BF8" w14:textId="77777777">
      <w:pPr>
        <w:jc w:val="center"/>
        <w:rPr>
          <w:rFonts w:asciiTheme="majorHAnsi" w:hAnsiTheme="majorHAnsi"/>
          <w:sz w:val="52"/>
          <w:szCs w:val="52"/>
        </w:rPr>
      </w:pPr>
    </w:p>
    <w:p w:rsidR="001A10C7" w:rsidP="001A10C7" w:rsidRDefault="001A10C7" w14:paraId="422B1264" w14:textId="77777777">
      <w:pPr>
        <w:jc w:val="center"/>
        <w:rPr>
          <w:rFonts w:asciiTheme="majorHAnsi" w:hAnsiTheme="majorHAnsi"/>
          <w:sz w:val="52"/>
          <w:szCs w:val="52"/>
        </w:rPr>
      </w:pPr>
    </w:p>
    <w:p w:rsidR="3DB4AD7A" w:rsidP="006D7AEA" w:rsidRDefault="3DB4AD7A" w14:paraId="2EA48842" w14:textId="11A51825">
      <w:pPr>
        <w:rPr>
          <w:rFonts w:asciiTheme="majorHAnsi" w:hAnsiTheme="majorHAnsi"/>
          <w:sz w:val="52"/>
          <w:szCs w:val="52"/>
        </w:rPr>
      </w:pPr>
    </w:p>
    <w:p w:rsidR="006D7AEA" w:rsidP="006D7AEA" w:rsidRDefault="006D7AEA" w14:paraId="3399F7E0" w14:textId="77777777">
      <w:pPr>
        <w:rPr>
          <w:rFonts w:asciiTheme="majorHAnsi" w:hAnsiTheme="majorHAnsi"/>
          <w:sz w:val="52"/>
          <w:szCs w:val="52"/>
        </w:rPr>
      </w:pPr>
    </w:p>
    <w:sdt>
      <w:sdtPr>
        <w:id w:val="665240419"/>
        <w:docPartObj>
          <w:docPartGallery w:val="Table of Contents"/>
          <w:docPartUnique/>
        </w:docPartObj>
      </w:sdtPr>
      <w:sdtContent>
        <w:p w:rsidR="00425C0B" w:rsidRDefault="5913A4D4" w14:paraId="376BDF77" w14:textId="6C01A1B5">
          <w:pPr>
            <w:pStyle w:val="TOCHeading"/>
          </w:pPr>
          <w:r w:rsidR="6CA94960">
            <w:rPr/>
            <w:t>Contents</w:t>
          </w:r>
        </w:p>
        <w:p w:rsidR="00FE077A" w:rsidP="5A06AA06" w:rsidRDefault="3E15443B" w14:paraId="46632B6C" w14:textId="0725083B">
          <w:pPr>
            <w:pStyle w:val="TOC1"/>
            <w:tabs>
              <w:tab w:val="right" w:leader="dot" w:pos="9015"/>
            </w:tabs>
            <w:rPr>
              <w:rStyle w:val="Hyperlink"/>
              <w:noProof/>
              <w:kern w:val="2"/>
              <w:lang w:eastAsia="en-IN"/>
              <w14:ligatures w14:val="standardContextual"/>
            </w:rPr>
          </w:pPr>
          <w:r>
            <w:fldChar w:fldCharType="begin"/>
          </w:r>
          <w:r>
            <w:instrText xml:space="preserve">TOC \o "1-3" \z \u \h</w:instrText>
          </w:r>
          <w:r>
            <w:fldChar w:fldCharType="separate"/>
          </w:r>
          <w:hyperlink w:anchor="_Toc1150209839">
            <w:r w:rsidRPr="5A06AA06" w:rsidR="5A06AA06">
              <w:rPr>
                <w:rStyle w:val="Hyperlink"/>
              </w:rPr>
              <w:t>1. Introduction</w:t>
            </w:r>
            <w:r>
              <w:tab/>
            </w:r>
            <w:r>
              <w:fldChar w:fldCharType="begin"/>
            </w:r>
            <w:r>
              <w:instrText xml:space="preserve">PAGEREF _Toc1150209839 \h</w:instrText>
            </w:r>
            <w:r>
              <w:fldChar w:fldCharType="separate"/>
            </w:r>
            <w:r w:rsidRPr="5A06AA06" w:rsidR="5A06AA06">
              <w:rPr>
                <w:rStyle w:val="Hyperlink"/>
              </w:rPr>
              <w:t>2</w:t>
            </w:r>
            <w:r>
              <w:fldChar w:fldCharType="end"/>
            </w:r>
          </w:hyperlink>
        </w:p>
        <w:p w:rsidR="00FE077A" w:rsidP="5A06AA06" w:rsidRDefault="3E15443B" w14:paraId="6585A406" w14:textId="41799270">
          <w:pPr>
            <w:pStyle w:val="TOC2"/>
            <w:tabs>
              <w:tab w:val="right" w:leader="dot" w:pos="9015"/>
            </w:tabs>
            <w:rPr>
              <w:rStyle w:val="Hyperlink"/>
              <w:noProof/>
              <w:kern w:val="2"/>
              <w:lang w:eastAsia="en-IN"/>
              <w14:ligatures w14:val="standardContextual"/>
            </w:rPr>
          </w:pPr>
          <w:hyperlink w:anchor="_Toc1809877433">
            <w:r w:rsidRPr="5A06AA06" w:rsidR="5A06AA06">
              <w:rPr>
                <w:rStyle w:val="Hyperlink"/>
              </w:rPr>
              <w:t>1.1 Purpose</w:t>
            </w:r>
            <w:r>
              <w:tab/>
            </w:r>
            <w:r>
              <w:fldChar w:fldCharType="begin"/>
            </w:r>
            <w:r>
              <w:instrText xml:space="preserve">PAGEREF _Toc1809877433 \h</w:instrText>
            </w:r>
            <w:r>
              <w:fldChar w:fldCharType="separate"/>
            </w:r>
            <w:r w:rsidRPr="5A06AA06" w:rsidR="5A06AA06">
              <w:rPr>
                <w:rStyle w:val="Hyperlink"/>
              </w:rPr>
              <w:t>3</w:t>
            </w:r>
            <w:r>
              <w:fldChar w:fldCharType="end"/>
            </w:r>
          </w:hyperlink>
        </w:p>
        <w:p w:rsidR="00FE077A" w:rsidP="5A06AA06" w:rsidRDefault="3E15443B" w14:paraId="52F2798F" w14:textId="090D144D">
          <w:pPr>
            <w:pStyle w:val="TOC2"/>
            <w:tabs>
              <w:tab w:val="right" w:leader="dot" w:pos="9015"/>
            </w:tabs>
            <w:rPr>
              <w:rStyle w:val="Hyperlink"/>
              <w:noProof/>
              <w:kern w:val="2"/>
              <w:lang w:eastAsia="en-IN"/>
              <w14:ligatures w14:val="standardContextual"/>
            </w:rPr>
          </w:pPr>
          <w:hyperlink w:anchor="_Toc1878943069">
            <w:r w:rsidRPr="5A06AA06" w:rsidR="5A06AA06">
              <w:rPr>
                <w:rStyle w:val="Hyperlink"/>
              </w:rPr>
              <w:t>1.2 Objectives</w:t>
            </w:r>
            <w:r>
              <w:tab/>
            </w:r>
            <w:r>
              <w:fldChar w:fldCharType="begin"/>
            </w:r>
            <w:r>
              <w:instrText xml:space="preserve">PAGEREF _Toc1878943069 \h</w:instrText>
            </w:r>
            <w:r>
              <w:fldChar w:fldCharType="separate"/>
            </w:r>
            <w:r w:rsidRPr="5A06AA06" w:rsidR="5A06AA06">
              <w:rPr>
                <w:rStyle w:val="Hyperlink"/>
              </w:rPr>
              <w:t>3</w:t>
            </w:r>
            <w:r>
              <w:fldChar w:fldCharType="end"/>
            </w:r>
          </w:hyperlink>
        </w:p>
        <w:p w:rsidR="00FE077A" w:rsidP="5A06AA06" w:rsidRDefault="3E15443B" w14:paraId="3B2E34B2" w14:textId="16FBE1D0">
          <w:pPr>
            <w:pStyle w:val="TOC2"/>
            <w:tabs>
              <w:tab w:val="right" w:leader="dot" w:pos="9015"/>
            </w:tabs>
            <w:rPr>
              <w:rStyle w:val="Hyperlink"/>
              <w:noProof/>
              <w:kern w:val="2"/>
              <w:lang w:eastAsia="en-IN"/>
              <w14:ligatures w14:val="standardContextual"/>
            </w:rPr>
          </w:pPr>
          <w:hyperlink w:anchor="_Toc323171468">
            <w:r w:rsidRPr="5A06AA06" w:rsidR="5A06AA06">
              <w:rPr>
                <w:rStyle w:val="Hyperlink"/>
              </w:rPr>
              <w:t>1.3 Scope of the document</w:t>
            </w:r>
            <w:r>
              <w:tab/>
            </w:r>
            <w:r>
              <w:fldChar w:fldCharType="begin"/>
            </w:r>
            <w:r>
              <w:instrText xml:space="preserve">PAGEREF _Toc323171468 \h</w:instrText>
            </w:r>
            <w:r>
              <w:fldChar w:fldCharType="separate"/>
            </w:r>
            <w:r w:rsidRPr="5A06AA06" w:rsidR="5A06AA06">
              <w:rPr>
                <w:rStyle w:val="Hyperlink"/>
              </w:rPr>
              <w:t>3</w:t>
            </w:r>
            <w:r>
              <w:fldChar w:fldCharType="end"/>
            </w:r>
          </w:hyperlink>
        </w:p>
        <w:p w:rsidR="00FE077A" w:rsidP="5A06AA06" w:rsidRDefault="3E15443B" w14:paraId="76A87105" w14:textId="42B45B2C">
          <w:pPr>
            <w:pStyle w:val="TOC2"/>
            <w:tabs>
              <w:tab w:val="right" w:leader="dot" w:pos="9015"/>
            </w:tabs>
            <w:rPr>
              <w:rStyle w:val="Hyperlink"/>
              <w:noProof/>
              <w:kern w:val="2"/>
              <w:lang w:eastAsia="en-IN"/>
              <w14:ligatures w14:val="standardContextual"/>
            </w:rPr>
          </w:pPr>
          <w:hyperlink w:anchor="_Toc2079506812">
            <w:r w:rsidRPr="5A06AA06" w:rsidR="5A06AA06">
              <w:rPr>
                <w:rStyle w:val="Hyperlink"/>
              </w:rPr>
              <w:t>1.4 Assumptions</w:t>
            </w:r>
            <w:r>
              <w:tab/>
            </w:r>
            <w:r>
              <w:fldChar w:fldCharType="begin"/>
            </w:r>
            <w:r>
              <w:instrText xml:space="preserve">PAGEREF _Toc2079506812 \h</w:instrText>
            </w:r>
            <w:r>
              <w:fldChar w:fldCharType="separate"/>
            </w:r>
            <w:r w:rsidRPr="5A06AA06" w:rsidR="5A06AA06">
              <w:rPr>
                <w:rStyle w:val="Hyperlink"/>
              </w:rPr>
              <w:t>4</w:t>
            </w:r>
            <w:r>
              <w:fldChar w:fldCharType="end"/>
            </w:r>
          </w:hyperlink>
        </w:p>
        <w:p w:rsidR="00FE077A" w:rsidP="5A06AA06" w:rsidRDefault="3E15443B" w14:paraId="3704BD49" w14:textId="073934B9">
          <w:pPr>
            <w:pStyle w:val="TOC1"/>
            <w:tabs>
              <w:tab w:val="right" w:leader="dot" w:pos="9015"/>
            </w:tabs>
            <w:rPr>
              <w:rStyle w:val="Hyperlink"/>
              <w:noProof/>
              <w:kern w:val="2"/>
              <w:lang w:eastAsia="en-IN"/>
              <w14:ligatures w14:val="standardContextual"/>
            </w:rPr>
          </w:pPr>
          <w:hyperlink w:anchor="_Toc311466091">
            <w:r w:rsidRPr="5A06AA06" w:rsidR="5A06AA06">
              <w:rPr>
                <w:rStyle w:val="Hyperlink"/>
              </w:rPr>
              <w:t>2. Architectural Principles</w:t>
            </w:r>
            <w:r>
              <w:tab/>
            </w:r>
            <w:r>
              <w:fldChar w:fldCharType="begin"/>
            </w:r>
            <w:r>
              <w:instrText xml:space="preserve">PAGEREF _Toc311466091 \h</w:instrText>
            </w:r>
            <w:r>
              <w:fldChar w:fldCharType="separate"/>
            </w:r>
            <w:r w:rsidRPr="5A06AA06" w:rsidR="5A06AA06">
              <w:rPr>
                <w:rStyle w:val="Hyperlink"/>
              </w:rPr>
              <w:t>4</w:t>
            </w:r>
            <w:r>
              <w:fldChar w:fldCharType="end"/>
            </w:r>
          </w:hyperlink>
        </w:p>
        <w:p w:rsidR="00FE077A" w:rsidP="5A06AA06" w:rsidRDefault="3E15443B" w14:paraId="4BDE65B9" w14:textId="17E9905F">
          <w:pPr>
            <w:pStyle w:val="TOC1"/>
            <w:tabs>
              <w:tab w:val="right" w:leader="dot" w:pos="9015"/>
            </w:tabs>
            <w:rPr>
              <w:rStyle w:val="Hyperlink"/>
              <w:noProof/>
              <w:kern w:val="2"/>
              <w:lang w:eastAsia="en-IN"/>
              <w14:ligatures w14:val="standardContextual"/>
            </w:rPr>
          </w:pPr>
          <w:hyperlink w:anchor="_Toc1558492051">
            <w:r w:rsidRPr="5A06AA06" w:rsidR="5A06AA06">
              <w:rPr>
                <w:rStyle w:val="Hyperlink"/>
              </w:rPr>
              <w:t>3. Platform Architecture Overview</w:t>
            </w:r>
            <w:r>
              <w:tab/>
            </w:r>
            <w:r>
              <w:fldChar w:fldCharType="begin"/>
            </w:r>
            <w:r>
              <w:instrText xml:space="preserve">PAGEREF _Toc1558492051 \h</w:instrText>
            </w:r>
            <w:r>
              <w:fldChar w:fldCharType="separate"/>
            </w:r>
            <w:r w:rsidRPr="5A06AA06" w:rsidR="5A06AA06">
              <w:rPr>
                <w:rStyle w:val="Hyperlink"/>
              </w:rPr>
              <w:t>4</w:t>
            </w:r>
            <w:r>
              <w:fldChar w:fldCharType="end"/>
            </w:r>
          </w:hyperlink>
        </w:p>
        <w:p w:rsidR="00FE077A" w:rsidP="5A06AA06" w:rsidRDefault="3E15443B" w14:paraId="2DF139A2" w14:textId="4ADD991F">
          <w:pPr>
            <w:pStyle w:val="TOC2"/>
            <w:tabs>
              <w:tab w:val="right" w:leader="dot" w:pos="9015"/>
            </w:tabs>
            <w:rPr>
              <w:rStyle w:val="Hyperlink"/>
              <w:noProof/>
              <w:kern w:val="2"/>
              <w:lang w:eastAsia="en-IN"/>
              <w14:ligatures w14:val="standardContextual"/>
            </w:rPr>
          </w:pPr>
          <w:hyperlink w:anchor="_Toc2020965038">
            <w:r w:rsidRPr="5A06AA06" w:rsidR="5A06AA06">
              <w:rPr>
                <w:rStyle w:val="Hyperlink"/>
              </w:rPr>
              <w:t>3.1 High-Level Architecture</w:t>
            </w:r>
            <w:r>
              <w:tab/>
            </w:r>
            <w:r>
              <w:fldChar w:fldCharType="begin"/>
            </w:r>
            <w:r>
              <w:instrText xml:space="preserve">PAGEREF _Toc2020965038 \h</w:instrText>
            </w:r>
            <w:r>
              <w:fldChar w:fldCharType="separate"/>
            </w:r>
            <w:r w:rsidRPr="5A06AA06" w:rsidR="5A06AA06">
              <w:rPr>
                <w:rStyle w:val="Hyperlink"/>
              </w:rPr>
              <w:t>5</w:t>
            </w:r>
            <w:r>
              <w:fldChar w:fldCharType="end"/>
            </w:r>
          </w:hyperlink>
        </w:p>
        <w:p w:rsidR="00FE077A" w:rsidP="5A06AA06" w:rsidRDefault="3E15443B" w14:paraId="1A3CC403" w14:textId="17CBFAC6">
          <w:pPr>
            <w:pStyle w:val="TOC1"/>
            <w:tabs>
              <w:tab w:val="right" w:leader="dot" w:pos="9015"/>
            </w:tabs>
            <w:rPr>
              <w:rStyle w:val="Hyperlink"/>
              <w:noProof/>
              <w:kern w:val="2"/>
              <w:lang w:eastAsia="en-IN"/>
              <w14:ligatures w14:val="standardContextual"/>
            </w:rPr>
          </w:pPr>
          <w:hyperlink w:anchor="_Toc1373585245">
            <w:r w:rsidRPr="5A06AA06" w:rsidR="5A06AA06">
              <w:rPr>
                <w:rStyle w:val="Hyperlink"/>
              </w:rPr>
              <w:t>4. Data Sources</w:t>
            </w:r>
            <w:r>
              <w:tab/>
            </w:r>
            <w:r>
              <w:fldChar w:fldCharType="begin"/>
            </w:r>
            <w:r>
              <w:instrText xml:space="preserve">PAGEREF _Toc1373585245 \h</w:instrText>
            </w:r>
            <w:r>
              <w:fldChar w:fldCharType="separate"/>
            </w:r>
            <w:r w:rsidRPr="5A06AA06" w:rsidR="5A06AA06">
              <w:rPr>
                <w:rStyle w:val="Hyperlink"/>
              </w:rPr>
              <w:t>5</w:t>
            </w:r>
            <w:r>
              <w:fldChar w:fldCharType="end"/>
            </w:r>
          </w:hyperlink>
        </w:p>
        <w:p w:rsidR="00FE077A" w:rsidP="5A06AA06" w:rsidRDefault="3E15443B" w14:paraId="2838577F" w14:textId="28D7EF89">
          <w:pPr>
            <w:pStyle w:val="TOC2"/>
            <w:tabs>
              <w:tab w:val="right" w:leader="dot" w:pos="9015"/>
            </w:tabs>
            <w:rPr>
              <w:rStyle w:val="Hyperlink"/>
              <w:noProof/>
              <w:kern w:val="2"/>
              <w:lang w:eastAsia="en-IN"/>
              <w14:ligatures w14:val="standardContextual"/>
            </w:rPr>
          </w:pPr>
          <w:hyperlink w:anchor="_Toc2141687893">
            <w:r w:rsidRPr="5A06AA06" w:rsidR="5A06AA06">
              <w:rPr>
                <w:rStyle w:val="Hyperlink"/>
              </w:rPr>
              <w:t>4.1 Enrolments</w:t>
            </w:r>
            <w:r>
              <w:tab/>
            </w:r>
            <w:r>
              <w:fldChar w:fldCharType="begin"/>
            </w:r>
            <w:r>
              <w:instrText xml:space="preserve">PAGEREF _Toc2141687893 \h</w:instrText>
            </w:r>
            <w:r>
              <w:fldChar w:fldCharType="separate"/>
            </w:r>
            <w:r w:rsidRPr="5A06AA06" w:rsidR="5A06AA06">
              <w:rPr>
                <w:rStyle w:val="Hyperlink"/>
              </w:rPr>
              <w:t>5</w:t>
            </w:r>
            <w:r>
              <w:fldChar w:fldCharType="end"/>
            </w:r>
          </w:hyperlink>
        </w:p>
        <w:p w:rsidR="00FE077A" w:rsidP="5A06AA06" w:rsidRDefault="3E15443B" w14:paraId="148163A7" w14:textId="71893DC6">
          <w:pPr>
            <w:pStyle w:val="TOC2"/>
            <w:tabs>
              <w:tab w:val="right" w:leader="dot" w:pos="9015"/>
            </w:tabs>
            <w:rPr>
              <w:rStyle w:val="Hyperlink"/>
              <w:noProof/>
              <w:kern w:val="2"/>
              <w:lang w:eastAsia="en-IN"/>
              <w14:ligatures w14:val="standardContextual"/>
            </w:rPr>
          </w:pPr>
          <w:hyperlink w:anchor="_Toc1915370640">
            <w:r w:rsidRPr="5A06AA06" w:rsidR="5A06AA06">
              <w:rPr>
                <w:rStyle w:val="Hyperlink"/>
              </w:rPr>
              <w:t>4.2 Daily Census (ADTs)</w:t>
            </w:r>
            <w:r>
              <w:tab/>
            </w:r>
            <w:r>
              <w:fldChar w:fldCharType="begin"/>
            </w:r>
            <w:r>
              <w:instrText xml:space="preserve">PAGEREF _Toc1915370640 \h</w:instrText>
            </w:r>
            <w:r>
              <w:fldChar w:fldCharType="separate"/>
            </w:r>
            <w:r w:rsidRPr="5A06AA06" w:rsidR="5A06AA06">
              <w:rPr>
                <w:rStyle w:val="Hyperlink"/>
              </w:rPr>
              <w:t>6</w:t>
            </w:r>
            <w:r>
              <w:fldChar w:fldCharType="end"/>
            </w:r>
          </w:hyperlink>
        </w:p>
        <w:p w:rsidR="00FE077A" w:rsidP="5A06AA06" w:rsidRDefault="3E15443B" w14:paraId="42D8C034" w14:textId="17F59455">
          <w:pPr>
            <w:pStyle w:val="TOC2"/>
            <w:tabs>
              <w:tab w:val="right" w:leader="dot" w:pos="9015"/>
            </w:tabs>
            <w:rPr>
              <w:rStyle w:val="Hyperlink"/>
              <w:noProof/>
              <w:kern w:val="2"/>
              <w:lang w:eastAsia="en-IN"/>
              <w14:ligatures w14:val="standardContextual"/>
            </w:rPr>
          </w:pPr>
          <w:hyperlink w:anchor="_Toc1335569832">
            <w:r w:rsidRPr="5A06AA06" w:rsidR="5A06AA06">
              <w:rPr>
                <w:rStyle w:val="Hyperlink"/>
              </w:rPr>
              <w:t>4.3 Claims</w:t>
            </w:r>
            <w:r>
              <w:tab/>
            </w:r>
            <w:r>
              <w:fldChar w:fldCharType="begin"/>
            </w:r>
            <w:r>
              <w:instrText xml:space="preserve">PAGEREF _Toc1335569832 \h</w:instrText>
            </w:r>
            <w:r>
              <w:fldChar w:fldCharType="separate"/>
            </w:r>
            <w:r w:rsidRPr="5A06AA06" w:rsidR="5A06AA06">
              <w:rPr>
                <w:rStyle w:val="Hyperlink"/>
              </w:rPr>
              <w:t>6</w:t>
            </w:r>
            <w:r>
              <w:fldChar w:fldCharType="end"/>
            </w:r>
          </w:hyperlink>
        </w:p>
        <w:p w:rsidR="00FE077A" w:rsidP="5A06AA06" w:rsidRDefault="3E15443B" w14:paraId="1052701F" w14:textId="6B1FEAEF">
          <w:pPr>
            <w:pStyle w:val="TOC2"/>
            <w:tabs>
              <w:tab w:val="right" w:leader="dot" w:pos="9015"/>
            </w:tabs>
            <w:rPr>
              <w:rStyle w:val="Hyperlink"/>
              <w:noProof/>
              <w:kern w:val="2"/>
              <w:lang w:eastAsia="en-IN"/>
              <w14:ligatures w14:val="standardContextual"/>
            </w:rPr>
          </w:pPr>
          <w:hyperlink w:anchor="_Toc1155695731">
            <w:r w:rsidRPr="5A06AA06" w:rsidR="5A06AA06">
              <w:rPr>
                <w:rStyle w:val="Hyperlink"/>
              </w:rPr>
              <w:t>4.4 Enhanced Roster</w:t>
            </w:r>
            <w:r>
              <w:tab/>
            </w:r>
            <w:r>
              <w:fldChar w:fldCharType="begin"/>
            </w:r>
            <w:r>
              <w:instrText xml:space="preserve">PAGEREF _Toc1155695731 \h</w:instrText>
            </w:r>
            <w:r>
              <w:fldChar w:fldCharType="separate"/>
            </w:r>
            <w:r w:rsidRPr="5A06AA06" w:rsidR="5A06AA06">
              <w:rPr>
                <w:rStyle w:val="Hyperlink"/>
              </w:rPr>
              <w:t>6</w:t>
            </w:r>
            <w:r>
              <w:fldChar w:fldCharType="end"/>
            </w:r>
          </w:hyperlink>
        </w:p>
        <w:p w:rsidR="00FE077A" w:rsidP="5A06AA06" w:rsidRDefault="3E15443B" w14:paraId="45A417F3" w14:textId="730B63E4">
          <w:pPr>
            <w:pStyle w:val="TOC1"/>
            <w:tabs>
              <w:tab w:val="right" w:leader="dot" w:pos="9015"/>
            </w:tabs>
            <w:rPr>
              <w:rStyle w:val="Hyperlink"/>
              <w:noProof/>
              <w:kern w:val="2"/>
              <w:lang w:eastAsia="en-IN"/>
              <w14:ligatures w14:val="standardContextual"/>
            </w:rPr>
          </w:pPr>
          <w:hyperlink w:anchor="_Toc2119011291">
            <w:r w:rsidRPr="5A06AA06" w:rsidR="5A06AA06">
              <w:rPr>
                <w:rStyle w:val="Hyperlink"/>
              </w:rPr>
              <w:t>5. Data Storage Architecture</w:t>
            </w:r>
            <w:r>
              <w:tab/>
            </w:r>
            <w:r>
              <w:fldChar w:fldCharType="begin"/>
            </w:r>
            <w:r>
              <w:instrText xml:space="preserve">PAGEREF _Toc2119011291 \h</w:instrText>
            </w:r>
            <w:r>
              <w:fldChar w:fldCharType="separate"/>
            </w:r>
            <w:r w:rsidRPr="5A06AA06" w:rsidR="5A06AA06">
              <w:rPr>
                <w:rStyle w:val="Hyperlink"/>
              </w:rPr>
              <w:t>6</w:t>
            </w:r>
            <w:r>
              <w:fldChar w:fldCharType="end"/>
            </w:r>
          </w:hyperlink>
        </w:p>
        <w:p w:rsidR="00FE077A" w:rsidP="5A06AA06" w:rsidRDefault="3E15443B" w14:paraId="43379214" w14:textId="0FD0A68D">
          <w:pPr>
            <w:pStyle w:val="TOC2"/>
            <w:tabs>
              <w:tab w:val="right" w:leader="dot" w:pos="9015"/>
            </w:tabs>
            <w:rPr>
              <w:rStyle w:val="Hyperlink"/>
              <w:noProof/>
              <w:kern w:val="2"/>
              <w:lang w:eastAsia="en-IN"/>
              <w14:ligatures w14:val="standardContextual"/>
            </w:rPr>
          </w:pPr>
          <w:hyperlink w:anchor="_Toc1803635434">
            <w:r w:rsidRPr="5A06AA06" w:rsidR="5A06AA06">
              <w:rPr>
                <w:rStyle w:val="Hyperlink"/>
              </w:rPr>
              <w:t>5.1 Landing</w:t>
            </w:r>
            <w:r>
              <w:tab/>
            </w:r>
            <w:r>
              <w:fldChar w:fldCharType="begin"/>
            </w:r>
            <w:r>
              <w:instrText xml:space="preserve">PAGEREF _Toc1803635434 \h</w:instrText>
            </w:r>
            <w:r>
              <w:fldChar w:fldCharType="separate"/>
            </w:r>
            <w:r w:rsidRPr="5A06AA06" w:rsidR="5A06AA06">
              <w:rPr>
                <w:rStyle w:val="Hyperlink"/>
              </w:rPr>
              <w:t>7</w:t>
            </w:r>
            <w:r>
              <w:fldChar w:fldCharType="end"/>
            </w:r>
          </w:hyperlink>
        </w:p>
        <w:p w:rsidR="00FE077A" w:rsidP="5A06AA06" w:rsidRDefault="3E15443B" w14:paraId="45EBEA13" w14:textId="7743748C">
          <w:pPr>
            <w:pStyle w:val="TOC3"/>
            <w:tabs>
              <w:tab w:val="right" w:leader="dot" w:pos="9015"/>
            </w:tabs>
            <w:rPr>
              <w:rStyle w:val="Hyperlink"/>
              <w:noProof/>
              <w:kern w:val="2"/>
              <w:lang w:eastAsia="en-IN"/>
              <w14:ligatures w14:val="standardContextual"/>
            </w:rPr>
          </w:pPr>
          <w:hyperlink w:anchor="_Toc836998354">
            <w:r w:rsidRPr="5A06AA06" w:rsidR="5A06AA06">
              <w:rPr>
                <w:rStyle w:val="Hyperlink"/>
              </w:rPr>
              <w:t>5.1.1 Purpose</w:t>
            </w:r>
            <w:r>
              <w:tab/>
            </w:r>
            <w:r>
              <w:fldChar w:fldCharType="begin"/>
            </w:r>
            <w:r>
              <w:instrText xml:space="preserve">PAGEREF _Toc836998354 \h</w:instrText>
            </w:r>
            <w:r>
              <w:fldChar w:fldCharType="separate"/>
            </w:r>
            <w:r w:rsidRPr="5A06AA06" w:rsidR="5A06AA06">
              <w:rPr>
                <w:rStyle w:val="Hyperlink"/>
              </w:rPr>
              <w:t>7</w:t>
            </w:r>
            <w:r>
              <w:fldChar w:fldCharType="end"/>
            </w:r>
          </w:hyperlink>
        </w:p>
        <w:p w:rsidR="00FE077A" w:rsidP="5A06AA06" w:rsidRDefault="3E15443B" w14:paraId="067FA875" w14:textId="2F10710F">
          <w:pPr>
            <w:pStyle w:val="TOC3"/>
            <w:tabs>
              <w:tab w:val="right" w:leader="dot" w:pos="9015"/>
            </w:tabs>
            <w:rPr>
              <w:rStyle w:val="Hyperlink"/>
              <w:noProof/>
              <w:kern w:val="2"/>
              <w:lang w:eastAsia="en-IN"/>
              <w14:ligatures w14:val="standardContextual"/>
            </w:rPr>
          </w:pPr>
          <w:hyperlink w:anchor="_Toc2018908090">
            <w:r w:rsidRPr="5A06AA06" w:rsidR="5A06AA06">
              <w:rPr>
                <w:rStyle w:val="Hyperlink"/>
              </w:rPr>
              <w:t>5.1.2 Characteristics</w:t>
            </w:r>
            <w:r>
              <w:tab/>
            </w:r>
            <w:r>
              <w:fldChar w:fldCharType="begin"/>
            </w:r>
            <w:r>
              <w:instrText xml:space="preserve">PAGEREF _Toc2018908090 \h</w:instrText>
            </w:r>
            <w:r>
              <w:fldChar w:fldCharType="separate"/>
            </w:r>
            <w:r w:rsidRPr="5A06AA06" w:rsidR="5A06AA06">
              <w:rPr>
                <w:rStyle w:val="Hyperlink"/>
              </w:rPr>
              <w:t>7</w:t>
            </w:r>
            <w:r>
              <w:fldChar w:fldCharType="end"/>
            </w:r>
          </w:hyperlink>
        </w:p>
        <w:p w:rsidR="00FE077A" w:rsidP="5A06AA06" w:rsidRDefault="3E15443B" w14:paraId="6A6E43E7" w14:textId="4300B478">
          <w:pPr>
            <w:pStyle w:val="TOC3"/>
            <w:tabs>
              <w:tab w:val="right" w:leader="dot" w:pos="9015"/>
            </w:tabs>
            <w:rPr>
              <w:rStyle w:val="Hyperlink"/>
              <w:noProof/>
              <w:kern w:val="2"/>
              <w:lang w:eastAsia="en-IN"/>
              <w14:ligatures w14:val="standardContextual"/>
            </w:rPr>
          </w:pPr>
          <w:hyperlink w:anchor="_Toc778744188">
            <w:r w:rsidRPr="5A06AA06" w:rsidR="5A06AA06">
              <w:rPr>
                <w:rStyle w:val="Hyperlink"/>
              </w:rPr>
              <w:t>5.1.3 Folder structure</w:t>
            </w:r>
            <w:r>
              <w:tab/>
            </w:r>
            <w:r>
              <w:fldChar w:fldCharType="begin"/>
            </w:r>
            <w:r>
              <w:instrText xml:space="preserve">PAGEREF _Toc778744188 \h</w:instrText>
            </w:r>
            <w:r>
              <w:fldChar w:fldCharType="separate"/>
            </w:r>
            <w:r w:rsidRPr="5A06AA06" w:rsidR="5A06AA06">
              <w:rPr>
                <w:rStyle w:val="Hyperlink"/>
              </w:rPr>
              <w:t>7</w:t>
            </w:r>
            <w:r>
              <w:fldChar w:fldCharType="end"/>
            </w:r>
          </w:hyperlink>
        </w:p>
        <w:p w:rsidR="00FE077A" w:rsidP="5A06AA06" w:rsidRDefault="3E15443B" w14:paraId="232FE5FD" w14:textId="2EBF1293">
          <w:pPr>
            <w:pStyle w:val="TOC3"/>
            <w:tabs>
              <w:tab w:val="right" w:leader="dot" w:pos="9015"/>
            </w:tabs>
            <w:rPr>
              <w:rStyle w:val="Hyperlink"/>
              <w:noProof/>
              <w:kern w:val="2"/>
              <w:lang w:eastAsia="en-IN"/>
              <w14:ligatures w14:val="standardContextual"/>
            </w:rPr>
          </w:pPr>
          <w:hyperlink w:anchor="_Toc857665790">
            <w:r w:rsidRPr="5A06AA06" w:rsidR="5A06AA06">
              <w:rPr>
                <w:rStyle w:val="Hyperlink"/>
              </w:rPr>
              <w:t>5.1.4 Control Responsibilities</w:t>
            </w:r>
            <w:r>
              <w:tab/>
            </w:r>
            <w:r>
              <w:fldChar w:fldCharType="begin"/>
            </w:r>
            <w:r>
              <w:instrText xml:space="preserve">PAGEREF _Toc857665790 \h</w:instrText>
            </w:r>
            <w:r>
              <w:fldChar w:fldCharType="separate"/>
            </w:r>
            <w:r w:rsidRPr="5A06AA06" w:rsidR="5A06AA06">
              <w:rPr>
                <w:rStyle w:val="Hyperlink"/>
              </w:rPr>
              <w:t>7</w:t>
            </w:r>
            <w:r>
              <w:fldChar w:fldCharType="end"/>
            </w:r>
          </w:hyperlink>
        </w:p>
        <w:p w:rsidR="00FE077A" w:rsidP="5A06AA06" w:rsidRDefault="3E15443B" w14:paraId="7F96D20E" w14:textId="158E25BB">
          <w:pPr>
            <w:pStyle w:val="TOC3"/>
            <w:tabs>
              <w:tab w:val="right" w:leader="dot" w:pos="9015"/>
            </w:tabs>
            <w:rPr>
              <w:rStyle w:val="Hyperlink"/>
              <w:noProof/>
              <w:kern w:val="2"/>
              <w:lang w:eastAsia="en-IN"/>
              <w14:ligatures w14:val="standardContextual"/>
            </w:rPr>
          </w:pPr>
          <w:hyperlink w:anchor="_Toc164604265">
            <w:r w:rsidRPr="5A06AA06" w:rsidR="5A06AA06">
              <w:rPr>
                <w:rStyle w:val="Hyperlink"/>
              </w:rPr>
              <w:t>5.1.5 File Lifecycle</w:t>
            </w:r>
            <w:r>
              <w:tab/>
            </w:r>
            <w:r>
              <w:fldChar w:fldCharType="begin"/>
            </w:r>
            <w:r>
              <w:instrText xml:space="preserve">PAGEREF _Toc164604265 \h</w:instrText>
            </w:r>
            <w:r>
              <w:fldChar w:fldCharType="separate"/>
            </w:r>
            <w:r w:rsidRPr="5A06AA06" w:rsidR="5A06AA06">
              <w:rPr>
                <w:rStyle w:val="Hyperlink"/>
              </w:rPr>
              <w:t>8</w:t>
            </w:r>
            <w:r>
              <w:fldChar w:fldCharType="end"/>
            </w:r>
          </w:hyperlink>
        </w:p>
        <w:p w:rsidR="00FE077A" w:rsidP="5A06AA06" w:rsidRDefault="3E15443B" w14:paraId="5805574C" w14:textId="7DAF8760">
          <w:pPr>
            <w:pStyle w:val="TOC3"/>
            <w:tabs>
              <w:tab w:val="right" w:leader="dot" w:pos="9015"/>
            </w:tabs>
            <w:rPr>
              <w:rStyle w:val="Hyperlink"/>
              <w:noProof/>
              <w:kern w:val="2"/>
              <w:lang w:eastAsia="en-IN"/>
              <w14:ligatures w14:val="standardContextual"/>
            </w:rPr>
          </w:pPr>
          <w:hyperlink w:anchor="_Toc1185560906">
            <w:r w:rsidRPr="5A06AA06" w:rsidR="5A06AA06">
              <w:rPr>
                <w:rStyle w:val="Hyperlink"/>
              </w:rPr>
              <w:t>5.1.6 Retention Policy</w:t>
            </w:r>
            <w:r>
              <w:tab/>
            </w:r>
            <w:r>
              <w:fldChar w:fldCharType="begin"/>
            </w:r>
            <w:r>
              <w:instrText xml:space="preserve">PAGEREF _Toc1185560906 \h</w:instrText>
            </w:r>
            <w:r>
              <w:fldChar w:fldCharType="separate"/>
            </w:r>
            <w:r w:rsidRPr="5A06AA06" w:rsidR="5A06AA06">
              <w:rPr>
                <w:rStyle w:val="Hyperlink"/>
              </w:rPr>
              <w:t>8</w:t>
            </w:r>
            <w:r>
              <w:fldChar w:fldCharType="end"/>
            </w:r>
          </w:hyperlink>
        </w:p>
        <w:p w:rsidR="00FE077A" w:rsidP="5A06AA06" w:rsidRDefault="3E15443B" w14:paraId="5FF2F452" w14:textId="62E4828C">
          <w:pPr>
            <w:pStyle w:val="TOC3"/>
            <w:tabs>
              <w:tab w:val="right" w:leader="dot" w:pos="9015"/>
            </w:tabs>
            <w:rPr>
              <w:rStyle w:val="Hyperlink"/>
              <w:noProof/>
              <w:kern w:val="2"/>
              <w:lang w:eastAsia="en-IN"/>
              <w14:ligatures w14:val="standardContextual"/>
            </w:rPr>
          </w:pPr>
          <w:hyperlink w:anchor="_Toc377633505">
            <w:r w:rsidRPr="5A06AA06" w:rsidR="5A06AA06">
              <w:rPr>
                <w:rStyle w:val="Hyperlink"/>
              </w:rPr>
              <w:t>5.1.7 Security Considerations</w:t>
            </w:r>
            <w:r>
              <w:tab/>
            </w:r>
            <w:r>
              <w:fldChar w:fldCharType="begin"/>
            </w:r>
            <w:r>
              <w:instrText xml:space="preserve">PAGEREF _Toc377633505 \h</w:instrText>
            </w:r>
            <w:r>
              <w:fldChar w:fldCharType="separate"/>
            </w:r>
            <w:r w:rsidRPr="5A06AA06" w:rsidR="5A06AA06">
              <w:rPr>
                <w:rStyle w:val="Hyperlink"/>
              </w:rPr>
              <w:t>8</w:t>
            </w:r>
            <w:r>
              <w:fldChar w:fldCharType="end"/>
            </w:r>
          </w:hyperlink>
        </w:p>
        <w:p w:rsidR="00FE077A" w:rsidP="5A06AA06" w:rsidRDefault="3E15443B" w14:paraId="0693D558" w14:textId="5F914B17">
          <w:pPr>
            <w:pStyle w:val="TOC2"/>
            <w:tabs>
              <w:tab w:val="right" w:leader="dot" w:pos="9015"/>
            </w:tabs>
            <w:rPr>
              <w:rStyle w:val="Hyperlink"/>
              <w:noProof/>
              <w:kern w:val="2"/>
              <w:lang w:eastAsia="en-IN"/>
              <w14:ligatures w14:val="standardContextual"/>
            </w:rPr>
          </w:pPr>
          <w:hyperlink w:anchor="_Toc2032023041">
            <w:r w:rsidRPr="5A06AA06" w:rsidR="5A06AA06">
              <w:rPr>
                <w:rStyle w:val="Hyperlink"/>
              </w:rPr>
              <w:t>5.2 Medallion Storage Layers</w:t>
            </w:r>
            <w:r>
              <w:tab/>
            </w:r>
            <w:r>
              <w:fldChar w:fldCharType="begin"/>
            </w:r>
            <w:r>
              <w:instrText xml:space="preserve">PAGEREF _Toc2032023041 \h</w:instrText>
            </w:r>
            <w:r>
              <w:fldChar w:fldCharType="separate"/>
            </w:r>
            <w:r w:rsidRPr="5A06AA06" w:rsidR="5A06AA06">
              <w:rPr>
                <w:rStyle w:val="Hyperlink"/>
              </w:rPr>
              <w:t>8</w:t>
            </w:r>
            <w:r>
              <w:fldChar w:fldCharType="end"/>
            </w:r>
          </w:hyperlink>
        </w:p>
        <w:p w:rsidR="00FE077A" w:rsidP="5A06AA06" w:rsidRDefault="3E15443B" w14:paraId="706C457E" w14:textId="2AC3266C">
          <w:pPr>
            <w:pStyle w:val="TOC3"/>
            <w:tabs>
              <w:tab w:val="right" w:leader="dot" w:pos="9015"/>
            </w:tabs>
            <w:rPr>
              <w:rStyle w:val="Hyperlink"/>
              <w:noProof/>
              <w:kern w:val="2"/>
              <w:lang w:eastAsia="en-IN"/>
              <w14:ligatures w14:val="standardContextual"/>
            </w:rPr>
          </w:pPr>
          <w:hyperlink w:anchor="_Toc164706578">
            <w:r w:rsidRPr="5A06AA06" w:rsidR="5A06AA06">
              <w:rPr>
                <w:rStyle w:val="Hyperlink"/>
              </w:rPr>
              <w:t>5.2.1 Bronze Layer</w:t>
            </w:r>
            <w:r>
              <w:tab/>
            </w:r>
            <w:r>
              <w:fldChar w:fldCharType="begin"/>
            </w:r>
            <w:r>
              <w:instrText xml:space="preserve">PAGEREF _Toc164706578 \h</w:instrText>
            </w:r>
            <w:r>
              <w:fldChar w:fldCharType="separate"/>
            </w:r>
            <w:r w:rsidRPr="5A06AA06" w:rsidR="5A06AA06">
              <w:rPr>
                <w:rStyle w:val="Hyperlink"/>
              </w:rPr>
              <w:t>8</w:t>
            </w:r>
            <w:r>
              <w:fldChar w:fldCharType="end"/>
            </w:r>
          </w:hyperlink>
        </w:p>
        <w:p w:rsidR="00FE077A" w:rsidP="5A06AA06" w:rsidRDefault="3E15443B" w14:paraId="04B2D947" w14:textId="0D3820C4">
          <w:pPr>
            <w:pStyle w:val="TOC3"/>
            <w:tabs>
              <w:tab w:val="right" w:leader="dot" w:pos="9015"/>
            </w:tabs>
            <w:rPr>
              <w:rStyle w:val="Hyperlink"/>
              <w:noProof/>
              <w:kern w:val="2"/>
              <w:lang w:eastAsia="en-IN"/>
              <w14:ligatures w14:val="standardContextual"/>
            </w:rPr>
          </w:pPr>
          <w:hyperlink w:anchor="_Toc382589483">
            <w:r w:rsidRPr="5A06AA06" w:rsidR="5A06AA06">
              <w:rPr>
                <w:rStyle w:val="Hyperlink"/>
              </w:rPr>
              <w:t>5.2.2 Silver Raw Layer</w:t>
            </w:r>
            <w:r>
              <w:tab/>
            </w:r>
            <w:r>
              <w:fldChar w:fldCharType="begin"/>
            </w:r>
            <w:r>
              <w:instrText xml:space="preserve">PAGEREF _Toc382589483 \h</w:instrText>
            </w:r>
            <w:r>
              <w:fldChar w:fldCharType="separate"/>
            </w:r>
            <w:r w:rsidRPr="5A06AA06" w:rsidR="5A06AA06">
              <w:rPr>
                <w:rStyle w:val="Hyperlink"/>
              </w:rPr>
              <w:t>9</w:t>
            </w:r>
            <w:r>
              <w:fldChar w:fldCharType="end"/>
            </w:r>
          </w:hyperlink>
        </w:p>
        <w:p w:rsidR="00FE077A" w:rsidP="5A06AA06" w:rsidRDefault="3E15443B" w14:paraId="5C463ED9" w14:textId="3389481A">
          <w:pPr>
            <w:pStyle w:val="TOC3"/>
            <w:tabs>
              <w:tab w:val="right" w:leader="dot" w:pos="9015"/>
            </w:tabs>
            <w:rPr>
              <w:rStyle w:val="Hyperlink"/>
              <w:noProof/>
              <w:kern w:val="2"/>
              <w:lang w:eastAsia="en-IN"/>
              <w14:ligatures w14:val="standardContextual"/>
            </w:rPr>
          </w:pPr>
          <w:hyperlink w:anchor="_Toc1901161954">
            <w:r w:rsidRPr="5A06AA06" w:rsidR="5A06AA06">
              <w:rPr>
                <w:rStyle w:val="Hyperlink"/>
              </w:rPr>
              <w:t>5.2.3 Integration Layer</w:t>
            </w:r>
            <w:r>
              <w:tab/>
            </w:r>
            <w:r>
              <w:fldChar w:fldCharType="begin"/>
            </w:r>
            <w:r>
              <w:instrText xml:space="preserve">PAGEREF _Toc1901161954 \h</w:instrText>
            </w:r>
            <w:r>
              <w:fldChar w:fldCharType="separate"/>
            </w:r>
            <w:r w:rsidRPr="5A06AA06" w:rsidR="5A06AA06">
              <w:rPr>
                <w:rStyle w:val="Hyperlink"/>
              </w:rPr>
              <w:t>11</w:t>
            </w:r>
            <w:r>
              <w:fldChar w:fldCharType="end"/>
            </w:r>
          </w:hyperlink>
        </w:p>
        <w:p w:rsidR="00FE077A" w:rsidP="5A06AA06" w:rsidRDefault="3E15443B" w14:paraId="0DE604AB" w14:textId="0AF32575">
          <w:pPr>
            <w:pStyle w:val="TOC3"/>
            <w:tabs>
              <w:tab w:val="right" w:leader="dot" w:pos="9015"/>
            </w:tabs>
            <w:rPr>
              <w:rStyle w:val="Hyperlink"/>
              <w:noProof/>
              <w:kern w:val="2"/>
              <w:lang w:eastAsia="en-IN"/>
              <w14:ligatures w14:val="standardContextual"/>
            </w:rPr>
          </w:pPr>
          <w:hyperlink w:anchor="_Toc236206830">
            <w:r w:rsidRPr="5A06AA06" w:rsidR="5A06AA06">
              <w:rPr>
                <w:rStyle w:val="Hyperlink"/>
              </w:rPr>
              <w:t>5.2.4 Silver Curated (ODS)</w:t>
            </w:r>
            <w:r>
              <w:tab/>
            </w:r>
            <w:r>
              <w:fldChar w:fldCharType="begin"/>
            </w:r>
            <w:r>
              <w:instrText xml:space="preserve">PAGEREF _Toc236206830 \h</w:instrText>
            </w:r>
            <w:r>
              <w:fldChar w:fldCharType="separate"/>
            </w:r>
            <w:r w:rsidRPr="5A06AA06" w:rsidR="5A06AA06">
              <w:rPr>
                <w:rStyle w:val="Hyperlink"/>
              </w:rPr>
              <w:t>12</w:t>
            </w:r>
            <w:r>
              <w:fldChar w:fldCharType="end"/>
            </w:r>
          </w:hyperlink>
        </w:p>
        <w:p w:rsidR="00FE077A" w:rsidP="5A06AA06" w:rsidRDefault="3E15443B" w14:paraId="4C4DD4EF" w14:textId="22FD72EC">
          <w:pPr>
            <w:pStyle w:val="TOC3"/>
            <w:tabs>
              <w:tab w:val="right" w:leader="dot" w:pos="9015"/>
            </w:tabs>
            <w:rPr>
              <w:rStyle w:val="Hyperlink"/>
              <w:noProof/>
              <w:kern w:val="2"/>
              <w:lang w:eastAsia="en-IN"/>
              <w14:ligatures w14:val="standardContextual"/>
            </w:rPr>
          </w:pPr>
          <w:hyperlink w:anchor="_Toc1878682024">
            <w:r w:rsidRPr="5A06AA06" w:rsidR="5A06AA06">
              <w:rPr>
                <w:rStyle w:val="Hyperlink"/>
              </w:rPr>
              <w:t>5.2.5 Gold Layer</w:t>
            </w:r>
            <w:r>
              <w:tab/>
            </w:r>
            <w:r>
              <w:fldChar w:fldCharType="begin"/>
            </w:r>
            <w:r>
              <w:instrText xml:space="preserve">PAGEREF _Toc1878682024 \h</w:instrText>
            </w:r>
            <w:r>
              <w:fldChar w:fldCharType="separate"/>
            </w:r>
            <w:r w:rsidRPr="5A06AA06" w:rsidR="5A06AA06">
              <w:rPr>
                <w:rStyle w:val="Hyperlink"/>
              </w:rPr>
              <w:t>14</w:t>
            </w:r>
            <w:r>
              <w:fldChar w:fldCharType="end"/>
            </w:r>
          </w:hyperlink>
        </w:p>
        <w:p w:rsidR="00FE077A" w:rsidP="5A06AA06" w:rsidRDefault="3E15443B" w14:paraId="60EEB33B" w14:textId="49AE89BF">
          <w:pPr>
            <w:pStyle w:val="TOC1"/>
            <w:tabs>
              <w:tab w:val="right" w:leader="dot" w:pos="9015"/>
            </w:tabs>
            <w:rPr>
              <w:rStyle w:val="Hyperlink"/>
              <w:noProof/>
              <w:kern w:val="2"/>
              <w:lang w:eastAsia="en-IN"/>
              <w14:ligatures w14:val="standardContextual"/>
            </w:rPr>
          </w:pPr>
          <w:hyperlink w:anchor="_Toc271442271">
            <w:r w:rsidRPr="5A06AA06" w:rsidR="5A06AA06">
              <w:rPr>
                <w:rStyle w:val="Hyperlink"/>
              </w:rPr>
              <w:t>6. Data Processing and Control Framework</w:t>
            </w:r>
            <w:r>
              <w:tab/>
            </w:r>
            <w:r>
              <w:fldChar w:fldCharType="begin"/>
            </w:r>
            <w:r>
              <w:instrText xml:space="preserve">PAGEREF _Toc271442271 \h</w:instrText>
            </w:r>
            <w:r>
              <w:fldChar w:fldCharType="separate"/>
            </w:r>
            <w:r w:rsidRPr="5A06AA06" w:rsidR="5A06AA06">
              <w:rPr>
                <w:rStyle w:val="Hyperlink"/>
              </w:rPr>
              <w:t>16</w:t>
            </w:r>
            <w:r>
              <w:fldChar w:fldCharType="end"/>
            </w:r>
          </w:hyperlink>
        </w:p>
        <w:p w:rsidR="00FE077A" w:rsidP="5A06AA06" w:rsidRDefault="3E15443B" w14:paraId="405ED98B" w14:textId="6A23D924">
          <w:pPr>
            <w:pStyle w:val="TOC2"/>
            <w:tabs>
              <w:tab w:val="right" w:leader="dot" w:pos="9015"/>
            </w:tabs>
            <w:rPr>
              <w:rStyle w:val="Hyperlink"/>
              <w:noProof/>
              <w:kern w:val="2"/>
              <w:lang w:eastAsia="en-IN"/>
              <w14:ligatures w14:val="standardContextual"/>
            </w:rPr>
          </w:pPr>
          <w:hyperlink w:anchor="_Toc903180527">
            <w:r w:rsidRPr="5A06AA06" w:rsidR="5A06AA06">
              <w:rPr>
                <w:rStyle w:val="Hyperlink"/>
              </w:rPr>
              <w:t>6.1 Overview</w:t>
            </w:r>
            <w:r>
              <w:tab/>
            </w:r>
            <w:r>
              <w:fldChar w:fldCharType="begin"/>
            </w:r>
            <w:r>
              <w:instrText xml:space="preserve">PAGEREF _Toc903180527 \h</w:instrText>
            </w:r>
            <w:r>
              <w:fldChar w:fldCharType="separate"/>
            </w:r>
            <w:r w:rsidRPr="5A06AA06" w:rsidR="5A06AA06">
              <w:rPr>
                <w:rStyle w:val="Hyperlink"/>
              </w:rPr>
              <w:t>16</w:t>
            </w:r>
            <w:r>
              <w:fldChar w:fldCharType="end"/>
            </w:r>
          </w:hyperlink>
        </w:p>
        <w:p w:rsidR="00FE077A" w:rsidP="5A06AA06" w:rsidRDefault="3E15443B" w14:paraId="11CC6DAF" w14:textId="01C6874D">
          <w:pPr>
            <w:pStyle w:val="TOC2"/>
            <w:tabs>
              <w:tab w:val="right" w:leader="dot" w:pos="9015"/>
            </w:tabs>
            <w:rPr>
              <w:rStyle w:val="Hyperlink"/>
              <w:noProof/>
              <w:kern w:val="2"/>
              <w:lang w:eastAsia="en-IN"/>
              <w14:ligatures w14:val="standardContextual"/>
            </w:rPr>
          </w:pPr>
          <w:hyperlink w:anchor="_Toc1443942187">
            <w:r w:rsidRPr="5A06AA06" w:rsidR="5A06AA06">
              <w:rPr>
                <w:rStyle w:val="Hyperlink"/>
              </w:rPr>
              <w:t>6.2 Batch Processing Framework</w:t>
            </w:r>
            <w:r>
              <w:tab/>
            </w:r>
            <w:r>
              <w:fldChar w:fldCharType="begin"/>
            </w:r>
            <w:r>
              <w:instrText xml:space="preserve">PAGEREF _Toc1443942187 \h</w:instrText>
            </w:r>
            <w:r>
              <w:fldChar w:fldCharType="separate"/>
            </w:r>
            <w:r w:rsidRPr="5A06AA06" w:rsidR="5A06AA06">
              <w:rPr>
                <w:rStyle w:val="Hyperlink"/>
              </w:rPr>
              <w:t>16</w:t>
            </w:r>
            <w:r>
              <w:fldChar w:fldCharType="end"/>
            </w:r>
          </w:hyperlink>
        </w:p>
        <w:p w:rsidR="00FE077A" w:rsidP="5A06AA06" w:rsidRDefault="3E15443B" w14:paraId="6A989149" w14:textId="47C5A544">
          <w:pPr>
            <w:pStyle w:val="TOC2"/>
            <w:tabs>
              <w:tab w:val="right" w:leader="dot" w:pos="9015"/>
            </w:tabs>
            <w:rPr>
              <w:rStyle w:val="Hyperlink"/>
              <w:noProof/>
              <w:kern w:val="2"/>
              <w:lang w:eastAsia="en-IN"/>
              <w14:ligatures w14:val="standardContextual"/>
            </w:rPr>
          </w:pPr>
          <w:hyperlink w:anchor="_Toc644962450">
            <w:r w:rsidRPr="5A06AA06" w:rsidR="5A06AA06">
              <w:rPr>
                <w:rStyle w:val="Hyperlink"/>
              </w:rPr>
              <w:t>6.3 Error Handling Framework</w:t>
            </w:r>
            <w:r>
              <w:tab/>
            </w:r>
            <w:r>
              <w:fldChar w:fldCharType="begin"/>
            </w:r>
            <w:r>
              <w:instrText xml:space="preserve">PAGEREF _Toc644962450 \h</w:instrText>
            </w:r>
            <w:r>
              <w:fldChar w:fldCharType="separate"/>
            </w:r>
            <w:r w:rsidRPr="5A06AA06" w:rsidR="5A06AA06">
              <w:rPr>
                <w:rStyle w:val="Hyperlink"/>
              </w:rPr>
              <w:t>17</w:t>
            </w:r>
            <w:r>
              <w:fldChar w:fldCharType="end"/>
            </w:r>
          </w:hyperlink>
        </w:p>
        <w:p w:rsidR="00FE077A" w:rsidP="5A06AA06" w:rsidRDefault="3E15443B" w14:paraId="7A0A9EFE" w14:textId="6E0C411A">
          <w:pPr>
            <w:pStyle w:val="TOC1"/>
            <w:tabs>
              <w:tab w:val="right" w:leader="dot" w:pos="9015"/>
            </w:tabs>
            <w:rPr>
              <w:rStyle w:val="Hyperlink"/>
              <w:noProof/>
              <w:kern w:val="2"/>
              <w:lang w:eastAsia="en-IN"/>
              <w14:ligatures w14:val="standardContextual"/>
            </w:rPr>
          </w:pPr>
          <w:hyperlink w:anchor="_Toc1048928082">
            <w:r w:rsidRPr="5A06AA06" w:rsidR="5A06AA06">
              <w:rPr>
                <w:rStyle w:val="Hyperlink"/>
              </w:rPr>
              <w:t>7. Data Model Overview</w:t>
            </w:r>
            <w:r>
              <w:tab/>
            </w:r>
            <w:r>
              <w:fldChar w:fldCharType="begin"/>
            </w:r>
            <w:r>
              <w:instrText xml:space="preserve">PAGEREF _Toc1048928082 \h</w:instrText>
            </w:r>
            <w:r>
              <w:fldChar w:fldCharType="separate"/>
            </w:r>
            <w:r w:rsidRPr="5A06AA06" w:rsidR="5A06AA06">
              <w:rPr>
                <w:rStyle w:val="Hyperlink"/>
              </w:rPr>
              <w:t>21</w:t>
            </w:r>
            <w:r>
              <w:fldChar w:fldCharType="end"/>
            </w:r>
          </w:hyperlink>
        </w:p>
        <w:p w:rsidR="00FE077A" w:rsidP="5A06AA06" w:rsidRDefault="3E15443B" w14:paraId="048271AF" w14:textId="458718F8">
          <w:pPr>
            <w:pStyle w:val="TOC1"/>
            <w:tabs>
              <w:tab w:val="right" w:leader="dot" w:pos="9015"/>
            </w:tabs>
            <w:rPr>
              <w:rStyle w:val="Hyperlink"/>
              <w:noProof/>
              <w:kern w:val="2"/>
              <w:lang w:eastAsia="en-IN"/>
              <w14:ligatures w14:val="standardContextual"/>
            </w:rPr>
          </w:pPr>
          <w:hyperlink w:anchor="_Toc947343743">
            <w:r w:rsidRPr="5A06AA06" w:rsidR="5A06AA06">
              <w:rPr>
                <w:rStyle w:val="Hyperlink"/>
              </w:rPr>
              <w:t>7. Integration Architecture</w:t>
            </w:r>
            <w:r>
              <w:tab/>
            </w:r>
            <w:r>
              <w:fldChar w:fldCharType="begin"/>
            </w:r>
            <w:r>
              <w:instrText xml:space="preserve">PAGEREF _Toc947343743 \h</w:instrText>
            </w:r>
            <w:r>
              <w:fldChar w:fldCharType="separate"/>
            </w:r>
            <w:r w:rsidRPr="5A06AA06" w:rsidR="5A06AA06">
              <w:rPr>
                <w:rStyle w:val="Hyperlink"/>
              </w:rPr>
              <w:t>22</w:t>
            </w:r>
            <w:r>
              <w:fldChar w:fldCharType="end"/>
            </w:r>
          </w:hyperlink>
        </w:p>
        <w:p w:rsidR="00FE077A" w:rsidP="5A06AA06" w:rsidRDefault="3E15443B" w14:paraId="1B500059" w14:textId="50068A67">
          <w:pPr>
            <w:pStyle w:val="TOC2"/>
            <w:tabs>
              <w:tab w:val="right" w:leader="dot" w:pos="9015"/>
            </w:tabs>
            <w:rPr>
              <w:rStyle w:val="Hyperlink"/>
              <w:noProof/>
              <w:kern w:val="2"/>
              <w:lang w:eastAsia="en-IN"/>
              <w14:ligatures w14:val="standardContextual"/>
            </w:rPr>
          </w:pPr>
          <w:hyperlink w:anchor="_Toc1170064544">
            <w:r w:rsidRPr="5A06AA06" w:rsidR="5A06AA06">
              <w:rPr>
                <w:rStyle w:val="Hyperlink"/>
              </w:rPr>
              <w:t>7.1 External Healthcare Platforms</w:t>
            </w:r>
            <w:r>
              <w:tab/>
            </w:r>
            <w:r>
              <w:fldChar w:fldCharType="begin"/>
            </w:r>
            <w:r>
              <w:instrText xml:space="preserve">PAGEREF _Toc1170064544 \h</w:instrText>
            </w:r>
            <w:r>
              <w:fldChar w:fldCharType="separate"/>
            </w:r>
            <w:r w:rsidRPr="5A06AA06" w:rsidR="5A06AA06">
              <w:rPr>
                <w:rStyle w:val="Hyperlink"/>
              </w:rPr>
              <w:t>22</w:t>
            </w:r>
            <w:r>
              <w:fldChar w:fldCharType="end"/>
            </w:r>
          </w:hyperlink>
        </w:p>
        <w:p w:rsidR="00FE077A" w:rsidP="5A06AA06" w:rsidRDefault="3E15443B" w14:paraId="672A0B87" w14:textId="7652B3C4">
          <w:pPr>
            <w:pStyle w:val="TOC3"/>
            <w:tabs>
              <w:tab w:val="right" w:leader="dot" w:pos="9015"/>
            </w:tabs>
            <w:rPr>
              <w:rStyle w:val="Hyperlink"/>
              <w:noProof/>
              <w:kern w:val="2"/>
              <w:lang w:eastAsia="en-IN"/>
              <w14:ligatures w14:val="standardContextual"/>
            </w:rPr>
          </w:pPr>
          <w:hyperlink w:anchor="_Toc1720310659">
            <w:r w:rsidRPr="5A06AA06" w:rsidR="5A06AA06">
              <w:rPr>
                <w:rStyle w:val="Hyperlink"/>
              </w:rPr>
              <w:t>7.1.1 Verato Integration</w:t>
            </w:r>
            <w:r>
              <w:tab/>
            </w:r>
            <w:r>
              <w:fldChar w:fldCharType="begin"/>
            </w:r>
            <w:r>
              <w:instrText xml:space="preserve">PAGEREF _Toc1720310659 \h</w:instrText>
            </w:r>
            <w:r>
              <w:fldChar w:fldCharType="separate"/>
            </w:r>
            <w:r w:rsidRPr="5A06AA06" w:rsidR="5A06AA06">
              <w:rPr>
                <w:rStyle w:val="Hyperlink"/>
              </w:rPr>
              <w:t>22</w:t>
            </w:r>
            <w:r>
              <w:fldChar w:fldCharType="end"/>
            </w:r>
          </w:hyperlink>
        </w:p>
        <w:p w:rsidR="00FE077A" w:rsidP="5A06AA06" w:rsidRDefault="3E15443B" w14:paraId="530938E5" w14:textId="3473C518">
          <w:pPr>
            <w:pStyle w:val="TOC2"/>
            <w:tabs>
              <w:tab w:val="right" w:leader="dot" w:pos="9015"/>
            </w:tabs>
            <w:rPr>
              <w:rStyle w:val="Hyperlink"/>
              <w:noProof/>
              <w:kern w:val="2"/>
              <w:lang w:eastAsia="en-IN"/>
              <w14:ligatures w14:val="standardContextual"/>
            </w:rPr>
          </w:pPr>
          <w:hyperlink w:anchor="_Toc742934257">
            <w:r w:rsidRPr="5A06AA06" w:rsidR="5A06AA06">
              <w:rPr>
                <w:rStyle w:val="Hyperlink"/>
              </w:rPr>
              <w:t>7.2 Internal Platform Integrations</w:t>
            </w:r>
            <w:r>
              <w:tab/>
            </w:r>
            <w:r>
              <w:fldChar w:fldCharType="begin"/>
            </w:r>
            <w:r>
              <w:instrText xml:space="preserve">PAGEREF _Toc742934257 \h</w:instrText>
            </w:r>
            <w:r>
              <w:fldChar w:fldCharType="separate"/>
            </w:r>
            <w:r w:rsidRPr="5A06AA06" w:rsidR="5A06AA06">
              <w:rPr>
                <w:rStyle w:val="Hyperlink"/>
              </w:rPr>
              <w:t>22</w:t>
            </w:r>
            <w:r>
              <w:fldChar w:fldCharType="end"/>
            </w:r>
          </w:hyperlink>
        </w:p>
        <w:p w:rsidR="00FE077A" w:rsidP="5A06AA06" w:rsidRDefault="3E15443B" w14:paraId="23D896E3" w14:textId="59C7B0E7">
          <w:pPr>
            <w:pStyle w:val="TOC2"/>
            <w:tabs>
              <w:tab w:val="right" w:leader="dot" w:pos="9015"/>
            </w:tabs>
            <w:rPr>
              <w:rStyle w:val="Hyperlink"/>
              <w:noProof/>
              <w:kern w:val="2"/>
              <w:lang w:eastAsia="en-IN"/>
              <w14:ligatures w14:val="standardContextual"/>
            </w:rPr>
          </w:pPr>
          <w:hyperlink w:anchor="_Toc1153532728">
            <w:r w:rsidRPr="5A06AA06" w:rsidR="5A06AA06">
              <w:rPr>
                <w:rStyle w:val="Hyperlink"/>
              </w:rPr>
              <w:t>7.3 ADT Near Real-Time Ingestion</w:t>
            </w:r>
            <w:r>
              <w:tab/>
            </w:r>
            <w:r>
              <w:fldChar w:fldCharType="begin"/>
            </w:r>
            <w:r>
              <w:instrText xml:space="preserve">PAGEREF _Toc1153532728 \h</w:instrText>
            </w:r>
            <w:r>
              <w:fldChar w:fldCharType="separate"/>
            </w:r>
            <w:r w:rsidRPr="5A06AA06" w:rsidR="5A06AA06">
              <w:rPr>
                <w:rStyle w:val="Hyperlink"/>
              </w:rPr>
              <w:t>23</w:t>
            </w:r>
            <w:r>
              <w:fldChar w:fldCharType="end"/>
            </w:r>
          </w:hyperlink>
        </w:p>
        <w:p w:rsidR="00FE077A" w:rsidP="5A06AA06" w:rsidRDefault="3E15443B" w14:paraId="4721594E" w14:textId="7A5937C8">
          <w:pPr>
            <w:pStyle w:val="TOC3"/>
            <w:tabs>
              <w:tab w:val="right" w:leader="dot" w:pos="9015"/>
            </w:tabs>
            <w:rPr>
              <w:rStyle w:val="Hyperlink"/>
              <w:noProof/>
              <w:kern w:val="2"/>
              <w:lang w:eastAsia="en-IN"/>
              <w14:ligatures w14:val="standardContextual"/>
            </w:rPr>
          </w:pPr>
          <w:hyperlink w:anchor="_Toc1375848745">
            <w:r w:rsidRPr="5A06AA06" w:rsidR="5A06AA06">
              <w:rPr>
                <w:rStyle w:val="Hyperlink"/>
              </w:rPr>
              <w:t>7.3.1 File-Based Near Real-Time Ingestion</w:t>
            </w:r>
            <w:r>
              <w:tab/>
            </w:r>
            <w:r>
              <w:fldChar w:fldCharType="begin"/>
            </w:r>
            <w:r>
              <w:instrText xml:space="preserve">PAGEREF _Toc1375848745 \h</w:instrText>
            </w:r>
            <w:r>
              <w:fldChar w:fldCharType="separate"/>
            </w:r>
            <w:r w:rsidRPr="5A06AA06" w:rsidR="5A06AA06">
              <w:rPr>
                <w:rStyle w:val="Hyperlink"/>
              </w:rPr>
              <w:t>23</w:t>
            </w:r>
            <w:r>
              <w:fldChar w:fldCharType="end"/>
            </w:r>
          </w:hyperlink>
        </w:p>
        <w:p w:rsidR="00FE077A" w:rsidP="5A06AA06" w:rsidRDefault="3E15443B" w14:paraId="656BF32E" w14:textId="5EF4A154">
          <w:pPr>
            <w:pStyle w:val="TOC3"/>
            <w:tabs>
              <w:tab w:val="right" w:leader="dot" w:pos="9015"/>
            </w:tabs>
            <w:rPr>
              <w:rStyle w:val="Hyperlink"/>
              <w:noProof/>
              <w:kern w:val="2"/>
              <w:lang w:eastAsia="en-IN"/>
              <w14:ligatures w14:val="standardContextual"/>
            </w:rPr>
          </w:pPr>
          <w:hyperlink w:anchor="_Toc1109601467">
            <w:r w:rsidRPr="5A06AA06" w:rsidR="5A06AA06">
              <w:rPr>
                <w:rStyle w:val="Hyperlink"/>
              </w:rPr>
              <w:t>7.3.2 Considerations</w:t>
            </w:r>
            <w:r>
              <w:tab/>
            </w:r>
            <w:r>
              <w:fldChar w:fldCharType="begin"/>
            </w:r>
            <w:r>
              <w:instrText xml:space="preserve">PAGEREF _Toc1109601467 \h</w:instrText>
            </w:r>
            <w:r>
              <w:fldChar w:fldCharType="separate"/>
            </w:r>
            <w:r w:rsidRPr="5A06AA06" w:rsidR="5A06AA06">
              <w:rPr>
                <w:rStyle w:val="Hyperlink"/>
              </w:rPr>
              <w:t>23</w:t>
            </w:r>
            <w:r>
              <w:fldChar w:fldCharType="end"/>
            </w:r>
          </w:hyperlink>
        </w:p>
        <w:p w:rsidR="00FE077A" w:rsidP="5A06AA06" w:rsidRDefault="3E15443B" w14:paraId="795D107C" w14:textId="1D558CCB">
          <w:pPr>
            <w:pStyle w:val="TOC3"/>
            <w:tabs>
              <w:tab w:val="right" w:leader="dot" w:pos="9015"/>
            </w:tabs>
            <w:rPr>
              <w:rStyle w:val="Hyperlink"/>
              <w:noProof/>
              <w:kern w:val="2"/>
              <w:lang w:eastAsia="en-IN"/>
              <w14:ligatures w14:val="standardContextual"/>
            </w:rPr>
          </w:pPr>
          <w:hyperlink w:anchor="_Toc404413718">
            <w:r w:rsidRPr="5A06AA06" w:rsidR="5A06AA06">
              <w:rPr>
                <w:rStyle w:val="Hyperlink"/>
              </w:rPr>
              <w:t>7.3.3 Event-Driven Ingestion (for future if needed)</w:t>
            </w:r>
            <w:r>
              <w:tab/>
            </w:r>
            <w:r>
              <w:fldChar w:fldCharType="begin"/>
            </w:r>
            <w:r>
              <w:instrText xml:space="preserve">PAGEREF _Toc404413718 \h</w:instrText>
            </w:r>
            <w:r>
              <w:fldChar w:fldCharType="separate"/>
            </w:r>
            <w:r w:rsidRPr="5A06AA06" w:rsidR="5A06AA06">
              <w:rPr>
                <w:rStyle w:val="Hyperlink"/>
              </w:rPr>
              <w:t>23</w:t>
            </w:r>
            <w:r>
              <w:fldChar w:fldCharType="end"/>
            </w:r>
          </w:hyperlink>
        </w:p>
        <w:p w:rsidR="6D1A5D75" w:rsidP="5A06AA06" w:rsidRDefault="3E15443B" w14:paraId="4ECBDC87" w14:textId="3635B8B9">
          <w:pPr>
            <w:pStyle w:val="TOC3"/>
            <w:tabs>
              <w:tab w:val="right" w:leader="dot" w:pos="9015"/>
            </w:tabs>
            <w:rPr>
              <w:rStyle w:val="Hyperlink"/>
            </w:rPr>
          </w:pPr>
          <w:hyperlink w:anchor="_Toc1945076492">
            <w:r w:rsidRPr="5A06AA06" w:rsidR="5A06AA06">
              <w:rPr>
                <w:rStyle w:val="Hyperlink"/>
              </w:rPr>
              <w:t>7.3.4 Architectural Flexibility</w:t>
            </w:r>
            <w:r>
              <w:tab/>
            </w:r>
            <w:r>
              <w:fldChar w:fldCharType="begin"/>
            </w:r>
            <w:r>
              <w:instrText xml:space="preserve">PAGEREF _Toc1945076492 \h</w:instrText>
            </w:r>
            <w:r>
              <w:fldChar w:fldCharType="separate"/>
            </w:r>
            <w:r w:rsidRPr="5A06AA06" w:rsidR="5A06AA06">
              <w:rPr>
                <w:rStyle w:val="Hyperlink"/>
              </w:rPr>
              <w:t>24</w:t>
            </w:r>
            <w:r>
              <w:fldChar w:fldCharType="end"/>
            </w:r>
          </w:hyperlink>
        </w:p>
        <w:p w:rsidR="6D1A5D75" w:rsidP="60E7682D" w:rsidRDefault="3E15443B" w14:paraId="2D5597CD" w14:textId="048A7CF3">
          <w:pPr>
            <w:pStyle w:val="TOC1"/>
            <w:tabs>
              <w:tab w:val="right" w:leader="dot" w:pos="9015"/>
            </w:tabs>
            <w:rPr>
              <w:rStyle w:val="Hyperlink"/>
            </w:rPr>
          </w:pPr>
          <w:hyperlink w:anchor="_Toc1642639109">
            <w:r w:rsidRPr="5A06AA06" w:rsidR="5A06AA06">
              <w:rPr>
                <w:rStyle w:val="Hyperlink"/>
              </w:rPr>
              <w:t>8. Data Consumption Guidelines</w:t>
            </w:r>
            <w:r>
              <w:tab/>
            </w:r>
            <w:r>
              <w:fldChar w:fldCharType="begin"/>
            </w:r>
            <w:r>
              <w:instrText xml:space="preserve">PAGEREF _Toc1642639109 \h</w:instrText>
            </w:r>
            <w:r>
              <w:fldChar w:fldCharType="separate"/>
            </w:r>
            <w:r w:rsidRPr="5A06AA06" w:rsidR="5A06AA06">
              <w:rPr>
                <w:rStyle w:val="Hyperlink"/>
              </w:rPr>
              <w:t>24</w:t>
            </w:r>
            <w:r>
              <w:fldChar w:fldCharType="end"/>
            </w:r>
          </w:hyperlink>
        </w:p>
        <w:p w:rsidR="15B5172D" w:rsidP="15B5172D" w:rsidRDefault="3E15443B" w14:paraId="2358CEB4" w14:textId="59EA28BC">
          <w:pPr>
            <w:pStyle w:val="TOC1"/>
            <w:tabs>
              <w:tab w:val="right" w:leader="dot" w:pos="9015"/>
            </w:tabs>
            <w:rPr>
              <w:rStyle w:val="Hyperlink"/>
            </w:rPr>
          </w:pPr>
          <w:hyperlink w:anchor="_Toc1448774708">
            <w:r w:rsidRPr="5A06AA06" w:rsidR="5A06AA06">
              <w:rPr>
                <w:rStyle w:val="Hyperlink"/>
              </w:rPr>
              <w:t>9. Naming Conventions</w:t>
            </w:r>
            <w:r>
              <w:tab/>
            </w:r>
            <w:r>
              <w:fldChar w:fldCharType="begin"/>
            </w:r>
            <w:r>
              <w:instrText xml:space="preserve">PAGEREF _Toc1448774708 \h</w:instrText>
            </w:r>
            <w:r>
              <w:fldChar w:fldCharType="separate"/>
            </w:r>
            <w:r w:rsidRPr="5A06AA06" w:rsidR="5A06AA06">
              <w:rPr>
                <w:rStyle w:val="Hyperlink"/>
              </w:rPr>
              <w:t>25</w:t>
            </w:r>
            <w:r>
              <w:fldChar w:fldCharType="end"/>
            </w:r>
          </w:hyperlink>
        </w:p>
        <w:p w:rsidR="15B5172D" w:rsidP="5A06AA06" w:rsidRDefault="3E15443B" w14:paraId="6315A126" w14:textId="14206150">
          <w:pPr>
            <w:pStyle w:val="TOC2"/>
            <w:tabs>
              <w:tab w:val="right" w:leader="dot" w:pos="9015"/>
            </w:tabs>
            <w:rPr>
              <w:rStyle w:val="Hyperlink"/>
            </w:rPr>
          </w:pPr>
          <w:hyperlink w:anchor="_Toc885533005">
            <w:r w:rsidRPr="5A06AA06" w:rsidR="5A06AA06">
              <w:rPr>
                <w:rStyle w:val="Hyperlink"/>
              </w:rPr>
              <w:t>9.1 Table Naming</w:t>
            </w:r>
            <w:r>
              <w:tab/>
            </w:r>
            <w:r>
              <w:fldChar w:fldCharType="begin"/>
            </w:r>
            <w:r>
              <w:instrText xml:space="preserve">PAGEREF _Toc885533005 \h</w:instrText>
            </w:r>
            <w:r>
              <w:fldChar w:fldCharType="separate"/>
            </w:r>
            <w:r w:rsidRPr="5A06AA06" w:rsidR="5A06AA06">
              <w:rPr>
                <w:rStyle w:val="Hyperlink"/>
              </w:rPr>
              <w:t>25</w:t>
            </w:r>
            <w:r>
              <w:fldChar w:fldCharType="end"/>
            </w:r>
          </w:hyperlink>
        </w:p>
        <w:p w:rsidR="15B5172D" w:rsidP="5A06AA06" w:rsidRDefault="3E15443B" w14:paraId="06D7544F" w14:textId="74F29D74">
          <w:pPr>
            <w:pStyle w:val="TOC2"/>
            <w:tabs>
              <w:tab w:val="right" w:leader="dot" w:pos="9015"/>
            </w:tabs>
            <w:rPr>
              <w:rStyle w:val="Hyperlink"/>
            </w:rPr>
          </w:pPr>
          <w:hyperlink w:anchor="_Toc1488043455">
            <w:r w:rsidRPr="5A06AA06" w:rsidR="5A06AA06">
              <w:rPr>
                <w:rStyle w:val="Hyperlink"/>
              </w:rPr>
              <w:t>9.2 Column Naming</w:t>
            </w:r>
            <w:r>
              <w:tab/>
            </w:r>
            <w:r>
              <w:fldChar w:fldCharType="begin"/>
            </w:r>
            <w:r>
              <w:instrText xml:space="preserve">PAGEREF _Toc1488043455 \h</w:instrText>
            </w:r>
            <w:r>
              <w:fldChar w:fldCharType="separate"/>
            </w:r>
            <w:r w:rsidRPr="5A06AA06" w:rsidR="5A06AA06">
              <w:rPr>
                <w:rStyle w:val="Hyperlink"/>
              </w:rPr>
              <w:t>25</w:t>
            </w:r>
            <w:r>
              <w:fldChar w:fldCharType="end"/>
            </w:r>
          </w:hyperlink>
        </w:p>
        <w:p w:rsidR="15B5172D" w:rsidP="5A06AA06" w:rsidRDefault="3E15443B" w14:paraId="7237E037" w14:textId="4FA11815">
          <w:pPr>
            <w:pStyle w:val="TOC2"/>
            <w:tabs>
              <w:tab w:val="right" w:leader="dot" w:pos="9015"/>
            </w:tabs>
            <w:rPr>
              <w:rStyle w:val="Hyperlink"/>
            </w:rPr>
          </w:pPr>
          <w:hyperlink w:anchor="_Toc1180796434">
            <w:r w:rsidRPr="5A06AA06" w:rsidR="5A06AA06">
              <w:rPr>
                <w:rStyle w:val="Hyperlink"/>
              </w:rPr>
              <w:t>9.3 Audit Columns</w:t>
            </w:r>
            <w:r>
              <w:tab/>
            </w:r>
            <w:r>
              <w:fldChar w:fldCharType="begin"/>
            </w:r>
            <w:r>
              <w:instrText xml:space="preserve">PAGEREF _Toc1180796434 \h</w:instrText>
            </w:r>
            <w:r>
              <w:fldChar w:fldCharType="separate"/>
            </w:r>
            <w:r w:rsidRPr="5A06AA06" w:rsidR="5A06AA06">
              <w:rPr>
                <w:rStyle w:val="Hyperlink"/>
              </w:rPr>
              <w:t>25</w:t>
            </w:r>
            <w:r>
              <w:fldChar w:fldCharType="end"/>
            </w:r>
          </w:hyperlink>
        </w:p>
        <w:p w:rsidR="15B5172D" w:rsidP="3E15443B" w:rsidRDefault="3E15443B" w14:paraId="41111224" w14:textId="66DECBA6">
          <w:pPr>
            <w:pStyle w:val="TOC1"/>
            <w:tabs>
              <w:tab w:val="right" w:leader="dot" w:pos="9015"/>
            </w:tabs>
            <w:rPr>
              <w:rStyle w:val="Hyperlink"/>
            </w:rPr>
          </w:pPr>
          <w:hyperlink w:anchor="_Toc351686332">
            <w:r w:rsidRPr="5A06AA06" w:rsidR="5A06AA06">
              <w:rPr>
                <w:rStyle w:val="Hyperlink"/>
              </w:rPr>
              <w:t>10. File Integration Standards</w:t>
            </w:r>
            <w:r>
              <w:tab/>
            </w:r>
            <w:r>
              <w:fldChar w:fldCharType="begin"/>
            </w:r>
            <w:r>
              <w:instrText xml:space="preserve">PAGEREF _Toc351686332 \h</w:instrText>
            </w:r>
            <w:r>
              <w:fldChar w:fldCharType="separate"/>
            </w:r>
            <w:r w:rsidRPr="5A06AA06" w:rsidR="5A06AA06">
              <w:rPr>
                <w:rStyle w:val="Hyperlink"/>
              </w:rPr>
              <w:t>26</w:t>
            </w:r>
            <w:r>
              <w:fldChar w:fldCharType="end"/>
            </w:r>
          </w:hyperlink>
        </w:p>
        <w:p w:rsidR="15B5172D" w:rsidP="5A06AA06" w:rsidRDefault="3E15443B" w14:paraId="5D5A4BC1" w14:textId="7DE2F98E">
          <w:pPr>
            <w:pStyle w:val="TOC1"/>
            <w:tabs>
              <w:tab w:val="right" w:leader="dot" w:pos="9015"/>
            </w:tabs>
            <w:rPr>
              <w:rStyle w:val="Hyperlink"/>
            </w:rPr>
          </w:pPr>
          <w:hyperlink w:anchor="_Toc923835478">
            <w:r w:rsidRPr="5A06AA06" w:rsidR="5A06AA06">
              <w:rPr>
                <w:rStyle w:val="Hyperlink"/>
              </w:rPr>
              <w:t>11. Error Handling</w:t>
            </w:r>
            <w:r>
              <w:tab/>
            </w:r>
            <w:r>
              <w:fldChar w:fldCharType="begin"/>
            </w:r>
            <w:r>
              <w:instrText xml:space="preserve">PAGEREF _Toc923835478 \h</w:instrText>
            </w:r>
            <w:r>
              <w:fldChar w:fldCharType="separate"/>
            </w:r>
            <w:r w:rsidRPr="5A06AA06" w:rsidR="5A06AA06">
              <w:rPr>
                <w:rStyle w:val="Hyperlink"/>
              </w:rPr>
              <w:t>26</w:t>
            </w:r>
            <w:r>
              <w:fldChar w:fldCharType="end"/>
            </w:r>
          </w:hyperlink>
        </w:p>
        <w:p w:rsidR="15B5172D" w:rsidP="5A06AA06" w:rsidRDefault="3E15443B" w14:paraId="122418C7" w14:textId="5AFF96D8">
          <w:pPr>
            <w:pStyle w:val="TOC1"/>
            <w:tabs>
              <w:tab w:val="right" w:leader="dot" w:pos="9015"/>
            </w:tabs>
            <w:rPr>
              <w:rStyle w:val="Hyperlink"/>
            </w:rPr>
          </w:pPr>
          <w:hyperlink w:anchor="_Toc770150725">
            <w:r w:rsidRPr="5A06AA06" w:rsidR="5A06AA06">
              <w:rPr>
                <w:rStyle w:val="Hyperlink"/>
              </w:rPr>
              <w:t>12. Restart-ability</w:t>
            </w:r>
            <w:r>
              <w:tab/>
            </w:r>
            <w:r>
              <w:fldChar w:fldCharType="begin"/>
            </w:r>
            <w:r>
              <w:instrText xml:space="preserve">PAGEREF _Toc770150725 \h</w:instrText>
            </w:r>
            <w:r>
              <w:fldChar w:fldCharType="separate"/>
            </w:r>
            <w:r w:rsidRPr="5A06AA06" w:rsidR="5A06AA06">
              <w:rPr>
                <w:rStyle w:val="Hyperlink"/>
              </w:rPr>
              <w:t>27</w:t>
            </w:r>
            <w:r>
              <w:fldChar w:fldCharType="end"/>
            </w:r>
          </w:hyperlink>
        </w:p>
        <w:p w:rsidR="15B5172D" w:rsidP="15B5172D" w:rsidRDefault="3E15443B" w14:paraId="3E1146FD" w14:textId="16082BF2">
          <w:pPr>
            <w:pStyle w:val="TOC1"/>
            <w:tabs>
              <w:tab w:val="right" w:leader="dot" w:pos="9015"/>
            </w:tabs>
            <w:rPr>
              <w:rStyle w:val="Hyperlink"/>
            </w:rPr>
          </w:pPr>
          <w:hyperlink w:anchor="_Toc239466879">
            <w:r w:rsidRPr="5A06AA06" w:rsidR="5A06AA06">
              <w:rPr>
                <w:rStyle w:val="Hyperlink"/>
              </w:rPr>
              <w:t>13. Security and Access Control</w:t>
            </w:r>
            <w:r>
              <w:tab/>
            </w:r>
            <w:r>
              <w:fldChar w:fldCharType="begin"/>
            </w:r>
            <w:r>
              <w:instrText xml:space="preserve">PAGEREF _Toc239466879 \h</w:instrText>
            </w:r>
            <w:r>
              <w:fldChar w:fldCharType="separate"/>
            </w:r>
            <w:r w:rsidRPr="5A06AA06" w:rsidR="5A06AA06">
              <w:rPr>
                <w:rStyle w:val="Hyperlink"/>
              </w:rPr>
              <w:t>27</w:t>
            </w:r>
            <w:r>
              <w:fldChar w:fldCharType="end"/>
            </w:r>
          </w:hyperlink>
        </w:p>
        <w:p w:rsidR="3E15443B" w:rsidP="3E15443B" w:rsidRDefault="3E15443B" w14:paraId="74A1A119" w14:textId="2277D72F">
          <w:pPr>
            <w:pStyle w:val="TOC1"/>
            <w:tabs>
              <w:tab w:val="right" w:leader="dot" w:pos="9015"/>
            </w:tabs>
            <w:rPr>
              <w:rStyle w:val="Hyperlink"/>
            </w:rPr>
          </w:pPr>
          <w:hyperlink w:anchor="_Toc1679099079">
            <w:r w:rsidRPr="5A06AA06" w:rsidR="5A06AA06">
              <w:rPr>
                <w:rStyle w:val="Hyperlink"/>
              </w:rPr>
              <w:t>14. Compliance and HIPAA Controls</w:t>
            </w:r>
            <w:r>
              <w:tab/>
            </w:r>
            <w:r>
              <w:fldChar w:fldCharType="begin"/>
            </w:r>
            <w:r>
              <w:instrText xml:space="preserve">PAGEREF _Toc1679099079 \h</w:instrText>
            </w:r>
            <w:r>
              <w:fldChar w:fldCharType="separate"/>
            </w:r>
            <w:r w:rsidRPr="5A06AA06" w:rsidR="5A06AA06">
              <w:rPr>
                <w:rStyle w:val="Hyperlink"/>
              </w:rPr>
              <w:t>28</w:t>
            </w:r>
            <w:r>
              <w:fldChar w:fldCharType="end"/>
            </w:r>
          </w:hyperlink>
        </w:p>
        <w:p w:rsidR="5A06AA06" w:rsidP="5A06AA06" w:rsidRDefault="5A06AA06" w14:paraId="3EE9E332" w14:textId="1B62A13F">
          <w:pPr>
            <w:pStyle w:val="TOC1"/>
            <w:tabs>
              <w:tab w:val="right" w:leader="dot" w:pos="9015"/>
            </w:tabs>
            <w:rPr>
              <w:rStyle w:val="Hyperlink"/>
            </w:rPr>
          </w:pPr>
          <w:hyperlink w:anchor="_Toc935949997">
            <w:r w:rsidRPr="5A06AA06" w:rsidR="5A06AA06">
              <w:rPr>
                <w:rStyle w:val="Hyperlink"/>
              </w:rPr>
              <w:t>15. Audit and Monitoring</w:t>
            </w:r>
            <w:r>
              <w:tab/>
            </w:r>
            <w:r>
              <w:fldChar w:fldCharType="begin"/>
            </w:r>
            <w:r>
              <w:instrText xml:space="preserve">PAGEREF _Toc935949997 \h</w:instrText>
            </w:r>
            <w:r>
              <w:fldChar w:fldCharType="separate"/>
            </w:r>
            <w:r w:rsidRPr="5A06AA06" w:rsidR="5A06AA06">
              <w:rPr>
                <w:rStyle w:val="Hyperlink"/>
              </w:rPr>
              <w:t>28</w:t>
            </w:r>
            <w:r>
              <w:fldChar w:fldCharType="end"/>
            </w:r>
          </w:hyperlink>
        </w:p>
        <w:p w:rsidR="5A06AA06" w:rsidP="5A06AA06" w:rsidRDefault="5A06AA06" w14:paraId="1B9F1AA3" w14:textId="4FD847F4">
          <w:pPr>
            <w:pStyle w:val="TOC2"/>
            <w:tabs>
              <w:tab w:val="right" w:leader="dot" w:pos="9015"/>
            </w:tabs>
            <w:rPr>
              <w:rStyle w:val="Hyperlink"/>
            </w:rPr>
          </w:pPr>
          <w:hyperlink w:anchor="_Toc157077807">
            <w:r w:rsidRPr="5A06AA06" w:rsidR="5A06AA06">
              <w:rPr>
                <w:rStyle w:val="Hyperlink"/>
              </w:rPr>
              <w:t>15.1 Operational Audit:</w:t>
            </w:r>
            <w:r>
              <w:tab/>
            </w:r>
            <w:r>
              <w:fldChar w:fldCharType="begin"/>
            </w:r>
            <w:r>
              <w:instrText xml:space="preserve">PAGEREF _Toc157077807 \h</w:instrText>
            </w:r>
            <w:r>
              <w:fldChar w:fldCharType="separate"/>
            </w:r>
            <w:r w:rsidRPr="5A06AA06" w:rsidR="5A06AA06">
              <w:rPr>
                <w:rStyle w:val="Hyperlink"/>
              </w:rPr>
              <w:t>28</w:t>
            </w:r>
            <w:r>
              <w:fldChar w:fldCharType="end"/>
            </w:r>
          </w:hyperlink>
        </w:p>
        <w:p w:rsidR="5A06AA06" w:rsidP="5A06AA06" w:rsidRDefault="5A06AA06" w14:paraId="02ACEBC3" w14:textId="149C7ECA">
          <w:pPr>
            <w:pStyle w:val="TOC2"/>
            <w:tabs>
              <w:tab w:val="right" w:leader="dot" w:pos="9015"/>
            </w:tabs>
            <w:rPr>
              <w:rStyle w:val="Hyperlink"/>
            </w:rPr>
          </w:pPr>
          <w:hyperlink w:anchor="_Toc687876057">
            <w:r w:rsidRPr="5A06AA06" w:rsidR="5A06AA06">
              <w:rPr>
                <w:rStyle w:val="Hyperlink"/>
              </w:rPr>
              <w:t>15.2 Data Access Audit:</w:t>
            </w:r>
            <w:r>
              <w:tab/>
            </w:r>
            <w:r>
              <w:fldChar w:fldCharType="begin"/>
            </w:r>
            <w:r>
              <w:instrText xml:space="preserve">PAGEREF _Toc687876057 \h</w:instrText>
            </w:r>
            <w:r>
              <w:fldChar w:fldCharType="separate"/>
            </w:r>
            <w:r w:rsidRPr="5A06AA06" w:rsidR="5A06AA06">
              <w:rPr>
                <w:rStyle w:val="Hyperlink"/>
              </w:rPr>
              <w:t>28</w:t>
            </w:r>
            <w:r>
              <w:fldChar w:fldCharType="end"/>
            </w:r>
          </w:hyperlink>
        </w:p>
        <w:p w:rsidR="5A06AA06" w:rsidP="5A06AA06" w:rsidRDefault="5A06AA06" w14:paraId="544D694B" w14:textId="69889C81">
          <w:pPr>
            <w:pStyle w:val="TOC1"/>
            <w:tabs>
              <w:tab w:val="right" w:leader="dot" w:pos="9015"/>
            </w:tabs>
            <w:rPr>
              <w:rStyle w:val="Hyperlink"/>
            </w:rPr>
          </w:pPr>
          <w:hyperlink w:anchor="_Toc1597422417">
            <w:r w:rsidRPr="5A06AA06" w:rsidR="5A06AA06">
              <w:rPr>
                <w:rStyle w:val="Hyperlink"/>
              </w:rPr>
              <w:t>16. Operational Governance</w:t>
            </w:r>
            <w:r>
              <w:tab/>
            </w:r>
            <w:r>
              <w:fldChar w:fldCharType="begin"/>
            </w:r>
            <w:r>
              <w:instrText xml:space="preserve">PAGEREF _Toc1597422417 \h</w:instrText>
            </w:r>
            <w:r>
              <w:fldChar w:fldCharType="separate"/>
            </w:r>
            <w:r w:rsidRPr="5A06AA06" w:rsidR="5A06AA06">
              <w:rPr>
                <w:rStyle w:val="Hyperlink"/>
              </w:rPr>
              <w:t>29</w:t>
            </w:r>
            <w:r>
              <w:fldChar w:fldCharType="end"/>
            </w:r>
          </w:hyperlink>
        </w:p>
        <w:p w:rsidR="5A06AA06" w:rsidP="5A06AA06" w:rsidRDefault="5A06AA06" w14:paraId="19779BCB" w14:textId="398D5AEB">
          <w:pPr>
            <w:pStyle w:val="TOC1"/>
            <w:tabs>
              <w:tab w:val="right" w:leader="dot" w:pos="9015"/>
            </w:tabs>
            <w:rPr>
              <w:rStyle w:val="Hyperlink"/>
            </w:rPr>
          </w:pPr>
          <w:hyperlink w:anchor="_Toc1861112838">
            <w:r w:rsidRPr="5A06AA06" w:rsidR="5A06AA06">
              <w:rPr>
                <w:rStyle w:val="Hyperlink"/>
              </w:rPr>
              <w:t>17. Appendices</w:t>
            </w:r>
            <w:r>
              <w:tab/>
            </w:r>
            <w:r>
              <w:fldChar w:fldCharType="begin"/>
            </w:r>
            <w:r>
              <w:instrText xml:space="preserve">PAGEREF _Toc1861112838 \h</w:instrText>
            </w:r>
            <w:r>
              <w:fldChar w:fldCharType="separate"/>
            </w:r>
            <w:r w:rsidRPr="5A06AA06" w:rsidR="5A06AA06">
              <w:rPr>
                <w:rStyle w:val="Hyperlink"/>
              </w:rPr>
              <w:t>29</w:t>
            </w:r>
            <w:r>
              <w:fldChar w:fldCharType="end"/>
            </w:r>
          </w:hyperlink>
          <w:r>
            <w:fldChar w:fldCharType="end"/>
          </w:r>
        </w:p>
      </w:sdtContent>
    </w:sdt>
    <w:p w:rsidR="00425C0B" w:rsidRDefault="00425C0B" w14:paraId="4068B332" w14:textId="024E7104"/>
    <w:p w:rsidR="00EE31E8" w:rsidP="001A10C7" w:rsidRDefault="00EE31E8" w14:paraId="40F8A6DC" w14:textId="0E0C678B">
      <w:pPr>
        <w:jc w:val="center"/>
        <w:rPr>
          <w:rFonts w:asciiTheme="majorHAnsi" w:hAnsiTheme="majorHAnsi"/>
          <w:sz w:val="52"/>
          <w:szCs w:val="52"/>
        </w:rPr>
      </w:pPr>
    </w:p>
    <w:p w:rsidRPr="001A10C7" w:rsidR="001A10C7" w:rsidP="6D1A5D75" w:rsidRDefault="00EE31E8" w14:paraId="29945BB7" w14:textId="61F15C9F">
      <w:pPr>
        <w:pStyle w:val="Heading1"/>
        <w:rPr>
          <w:rStyle w:val="Heading1Char"/>
        </w:rPr>
      </w:pPr>
      <w:bookmarkStart w:name="_Toc1150209839" w:id="62752452"/>
      <w:r>
        <w:br w:type="page"/>
      </w:r>
      <w:r w:rsidRPr="5A06AA06" w:rsidR="6AC7B5D6">
        <w:rPr>
          <w:rStyle w:val="Heading1Char"/>
        </w:rPr>
        <w:t xml:space="preserve">1. </w:t>
      </w:r>
      <w:r w:rsidRPr="5A06AA06" w:rsidR="4C54B02B">
        <w:rPr>
          <w:rStyle w:val="Heading1Char"/>
        </w:rPr>
        <w:t>Introduction</w:t>
      </w:r>
      <w:bookmarkEnd w:id="62752452"/>
    </w:p>
    <w:p w:rsidRPr="001A10C7" w:rsidR="001A10C7" w:rsidP="28C95767" w:rsidRDefault="4A618FB0" w14:paraId="3B8F4656" w14:textId="77777777">
      <w:pPr>
        <w:pStyle w:val="Heading2"/>
        <w:rPr>
          <w:b w:val="1"/>
          <w:bCs w:val="1"/>
          <w:sz w:val="28"/>
          <w:szCs w:val="28"/>
        </w:rPr>
      </w:pPr>
      <w:bookmarkStart w:name="_Toc1809877433" w:id="105615173"/>
      <w:r w:rsidR="4C54B02B">
        <w:rPr/>
        <w:t>1.1 Purpose</w:t>
      </w:r>
      <w:bookmarkEnd w:id="105615173"/>
    </w:p>
    <w:p w:rsidRPr="001A10C7" w:rsidR="001A10C7" w:rsidP="28742104" w:rsidRDefault="4A618FB0" w14:paraId="028A1655" w14:textId="174F4CC5">
      <w:pPr>
        <w:spacing w:line="278" w:lineRule="auto"/>
        <w:rPr>
          <w:rFonts w:asciiTheme="majorHAnsi" w:hAnsiTheme="majorHAnsi"/>
          <w:sz w:val="28"/>
          <w:szCs w:val="28"/>
        </w:rPr>
      </w:pPr>
      <w:r w:rsidRPr="60E7682D">
        <w:rPr>
          <w:rFonts w:asciiTheme="majorHAnsi" w:hAnsiTheme="majorHAnsi"/>
          <w:sz w:val="28"/>
          <w:szCs w:val="28"/>
        </w:rPr>
        <w:t xml:space="preserve">This document describes the technical architecture of the </w:t>
      </w:r>
      <w:r w:rsidRPr="60E7682D" w:rsidR="0D2CDA9A">
        <w:rPr>
          <w:rFonts w:asciiTheme="majorHAnsi" w:hAnsiTheme="majorHAnsi"/>
          <w:sz w:val="28"/>
          <w:szCs w:val="28"/>
        </w:rPr>
        <w:t>Cinq</w:t>
      </w:r>
      <w:r w:rsidRPr="60E7682D">
        <w:rPr>
          <w:rFonts w:asciiTheme="majorHAnsi" w:hAnsiTheme="majorHAnsi"/>
          <w:sz w:val="28"/>
          <w:szCs w:val="28"/>
        </w:rPr>
        <w:t>care Data Lakehouse Platform implemented on Databricks</w:t>
      </w:r>
      <w:r w:rsidRPr="60E7682D" w:rsidR="2C937EFA">
        <w:rPr>
          <w:rFonts w:asciiTheme="majorHAnsi" w:hAnsiTheme="majorHAnsi"/>
          <w:sz w:val="28"/>
          <w:szCs w:val="28"/>
        </w:rPr>
        <w:t xml:space="preserve"> and Airflow</w:t>
      </w:r>
      <w:r w:rsidRPr="60E7682D">
        <w:rPr>
          <w:rFonts w:asciiTheme="majorHAnsi" w:hAnsiTheme="majorHAnsi"/>
          <w:sz w:val="28"/>
          <w:szCs w:val="28"/>
        </w:rPr>
        <w:t xml:space="preserve">. The platform supports ingestion, normalization, identity resolution, governance, and analytics for healthcare datasets such as claims, eligibility, </w:t>
      </w:r>
      <w:r w:rsidRPr="60E7682D" w:rsidR="262F11A8">
        <w:rPr>
          <w:rFonts w:asciiTheme="majorHAnsi" w:hAnsiTheme="majorHAnsi"/>
          <w:sz w:val="28"/>
          <w:szCs w:val="28"/>
        </w:rPr>
        <w:t>ADT</w:t>
      </w:r>
      <w:r w:rsidRPr="60E7682D">
        <w:rPr>
          <w:rFonts w:asciiTheme="majorHAnsi" w:hAnsiTheme="majorHAnsi"/>
          <w:sz w:val="28"/>
          <w:szCs w:val="28"/>
        </w:rPr>
        <w:t>, and provider data.</w:t>
      </w:r>
    </w:p>
    <w:p w:rsidR="001A10C7" w:rsidP="60E7682D" w:rsidRDefault="4A618FB0" w14:paraId="5A5BA3BB" w14:textId="6AF69947">
      <w:pPr>
        <w:rPr>
          <w:rFonts w:asciiTheme="majorHAnsi" w:hAnsiTheme="majorHAnsi"/>
          <w:sz w:val="28"/>
          <w:szCs w:val="28"/>
        </w:rPr>
      </w:pPr>
      <w:r w:rsidRPr="60E7682D">
        <w:rPr>
          <w:rFonts w:asciiTheme="majorHAnsi" w:hAnsiTheme="majorHAnsi"/>
          <w:sz w:val="28"/>
          <w:szCs w:val="28"/>
        </w:rPr>
        <w:t>Th</w:t>
      </w:r>
      <w:r w:rsidRPr="60E7682D" w:rsidR="3F593384">
        <w:rPr>
          <w:rFonts w:asciiTheme="majorHAnsi" w:hAnsiTheme="majorHAnsi"/>
          <w:sz w:val="28"/>
          <w:szCs w:val="28"/>
        </w:rPr>
        <w:t>is</w:t>
      </w:r>
      <w:r w:rsidRPr="60E7682D">
        <w:rPr>
          <w:rFonts w:asciiTheme="majorHAnsi" w:hAnsiTheme="majorHAnsi"/>
          <w:sz w:val="28"/>
          <w:szCs w:val="28"/>
        </w:rPr>
        <w:t xml:space="preserve"> architecture supports </w:t>
      </w:r>
    </w:p>
    <w:p w:rsidR="001A10C7" w:rsidP="60E7682D" w:rsidRDefault="5D74EE40" w14:paraId="0B39208C" w14:textId="65903F9A">
      <w:pPr>
        <w:pStyle w:val="ListParagraph"/>
        <w:numPr>
          <w:ilvl w:val="0"/>
          <w:numId w:val="2"/>
        </w:numPr>
        <w:rPr>
          <w:rFonts w:asciiTheme="majorHAnsi" w:hAnsiTheme="majorHAnsi"/>
          <w:sz w:val="28"/>
          <w:szCs w:val="28"/>
        </w:rPr>
      </w:pPr>
      <w:r w:rsidRPr="60E7682D">
        <w:rPr>
          <w:rFonts w:asciiTheme="majorHAnsi" w:hAnsiTheme="majorHAnsi"/>
          <w:sz w:val="28"/>
          <w:szCs w:val="28"/>
        </w:rPr>
        <w:t>I</w:t>
      </w:r>
      <w:r w:rsidRPr="60E7682D" w:rsidR="4A618FB0">
        <w:rPr>
          <w:rFonts w:asciiTheme="majorHAnsi" w:hAnsiTheme="majorHAnsi"/>
          <w:sz w:val="28"/>
          <w:szCs w:val="28"/>
        </w:rPr>
        <w:t xml:space="preserve">ntegration with external systems such as </w:t>
      </w:r>
      <w:r w:rsidRPr="60E7682D" w:rsidR="1B25C411">
        <w:rPr>
          <w:rFonts w:asciiTheme="majorHAnsi" w:hAnsiTheme="majorHAnsi"/>
          <w:sz w:val="28"/>
          <w:szCs w:val="28"/>
        </w:rPr>
        <w:t>Verato</w:t>
      </w:r>
      <w:r w:rsidRPr="60E7682D" w:rsidR="4A618FB0">
        <w:rPr>
          <w:rFonts w:asciiTheme="majorHAnsi" w:hAnsiTheme="majorHAnsi"/>
          <w:sz w:val="28"/>
          <w:szCs w:val="28"/>
        </w:rPr>
        <w:t xml:space="preserve">, Particle Health, and internal analytics tools, </w:t>
      </w:r>
    </w:p>
    <w:p w:rsidR="001A10C7" w:rsidP="60E7682D" w:rsidRDefault="026A49E6" w14:paraId="06875A21" w14:textId="15FC7A8B">
      <w:pPr>
        <w:pStyle w:val="ListParagraph"/>
        <w:numPr>
          <w:ilvl w:val="0"/>
          <w:numId w:val="2"/>
        </w:numPr>
        <w:rPr>
          <w:rFonts w:asciiTheme="majorHAnsi" w:hAnsiTheme="majorHAnsi"/>
          <w:sz w:val="28"/>
          <w:szCs w:val="28"/>
        </w:rPr>
      </w:pPr>
      <w:r w:rsidRPr="60E7682D">
        <w:rPr>
          <w:rFonts w:asciiTheme="majorHAnsi" w:hAnsiTheme="majorHAnsi"/>
          <w:sz w:val="28"/>
          <w:szCs w:val="28"/>
        </w:rPr>
        <w:t>E</w:t>
      </w:r>
      <w:r w:rsidRPr="60E7682D" w:rsidR="4A618FB0">
        <w:rPr>
          <w:rFonts w:asciiTheme="majorHAnsi" w:hAnsiTheme="majorHAnsi"/>
          <w:sz w:val="28"/>
          <w:szCs w:val="28"/>
        </w:rPr>
        <w:t>nsuring compliance with healthcare regulatory requirements including HIPAA.</w:t>
      </w:r>
    </w:p>
    <w:p w:rsidR="68210FF1" w:rsidP="60E7682D" w:rsidRDefault="68210FF1" w14:paraId="3940308B" w14:textId="09D0573A">
      <w:pPr>
        <w:pStyle w:val="ListParagraph"/>
        <w:numPr>
          <w:ilvl w:val="0"/>
          <w:numId w:val="2"/>
        </w:numPr>
        <w:rPr>
          <w:rFonts w:asciiTheme="majorHAnsi" w:hAnsiTheme="majorHAnsi"/>
          <w:sz w:val="28"/>
          <w:szCs w:val="28"/>
        </w:rPr>
      </w:pPr>
      <w:r w:rsidRPr="60E7682D">
        <w:rPr>
          <w:rFonts w:asciiTheme="majorHAnsi" w:hAnsiTheme="majorHAnsi"/>
          <w:sz w:val="28"/>
          <w:szCs w:val="28"/>
        </w:rPr>
        <w:t>Operational support around</w:t>
      </w:r>
    </w:p>
    <w:p w:rsidR="68210FF1" w:rsidP="60E7682D" w:rsidRDefault="68210FF1" w14:paraId="749EADD1" w14:textId="473CCAF8">
      <w:pPr>
        <w:pStyle w:val="ListParagraph"/>
        <w:numPr>
          <w:ilvl w:val="1"/>
          <w:numId w:val="2"/>
        </w:numPr>
        <w:rPr>
          <w:rFonts w:asciiTheme="majorHAnsi" w:hAnsiTheme="majorHAnsi"/>
          <w:sz w:val="28"/>
          <w:szCs w:val="28"/>
        </w:rPr>
      </w:pPr>
      <w:r w:rsidRPr="60E7682D">
        <w:rPr>
          <w:rFonts w:asciiTheme="majorHAnsi" w:hAnsiTheme="majorHAnsi"/>
          <w:sz w:val="28"/>
          <w:szCs w:val="28"/>
        </w:rPr>
        <w:t>File Process dashboard</w:t>
      </w:r>
    </w:p>
    <w:p w:rsidR="68210FF1" w:rsidP="60E7682D" w:rsidRDefault="68210FF1" w14:paraId="0C672D79" w14:textId="5FB88855">
      <w:pPr>
        <w:pStyle w:val="ListParagraph"/>
        <w:numPr>
          <w:ilvl w:val="1"/>
          <w:numId w:val="2"/>
        </w:numPr>
        <w:rPr>
          <w:rFonts w:asciiTheme="majorHAnsi" w:hAnsiTheme="majorHAnsi"/>
          <w:sz w:val="28"/>
          <w:szCs w:val="28"/>
        </w:rPr>
      </w:pPr>
      <w:r w:rsidRPr="60E7682D">
        <w:rPr>
          <w:rFonts w:asciiTheme="majorHAnsi" w:hAnsiTheme="majorHAnsi"/>
          <w:sz w:val="28"/>
          <w:szCs w:val="28"/>
        </w:rPr>
        <w:t>Automated SLA tracking for the sources</w:t>
      </w:r>
    </w:p>
    <w:p w:rsidR="68210FF1" w:rsidP="60E7682D" w:rsidRDefault="68210FF1" w14:paraId="607007B4" w14:textId="748EEBE4">
      <w:pPr>
        <w:pStyle w:val="ListParagraph"/>
        <w:numPr>
          <w:ilvl w:val="1"/>
          <w:numId w:val="2"/>
        </w:numPr>
        <w:rPr>
          <w:rFonts w:asciiTheme="majorHAnsi" w:hAnsiTheme="majorHAnsi"/>
          <w:sz w:val="28"/>
          <w:szCs w:val="28"/>
        </w:rPr>
      </w:pPr>
      <w:r w:rsidRPr="60E7682D">
        <w:rPr>
          <w:rFonts w:asciiTheme="majorHAnsi" w:hAnsiTheme="majorHAnsi"/>
          <w:sz w:val="28"/>
          <w:szCs w:val="28"/>
        </w:rPr>
        <w:t>Self-service dashboards for data quality rejects</w:t>
      </w:r>
    </w:p>
    <w:p w:rsidRPr="001A10C7" w:rsidR="001A10C7" w:rsidP="28C95767" w:rsidRDefault="4A618FB0" w14:paraId="2EA8751C" w14:textId="77777777">
      <w:pPr>
        <w:pStyle w:val="Heading2"/>
        <w:rPr>
          <w:b w:val="1"/>
          <w:bCs w:val="1"/>
        </w:rPr>
      </w:pPr>
      <w:bookmarkStart w:name="_Toc1878943069" w:id="1028659353"/>
      <w:r w:rsidR="4C54B02B">
        <w:rPr/>
        <w:t>1.2 Objectives</w:t>
      </w:r>
      <w:bookmarkEnd w:id="1028659353"/>
    </w:p>
    <w:p w:rsidRPr="001A10C7" w:rsidR="001A10C7" w:rsidP="001A10C7" w:rsidRDefault="001A10C7" w14:paraId="0FA18A04" w14:textId="77777777">
      <w:pPr>
        <w:spacing w:line="278" w:lineRule="auto"/>
        <w:rPr>
          <w:rFonts w:asciiTheme="majorHAnsi" w:hAnsiTheme="majorHAnsi"/>
          <w:sz w:val="28"/>
          <w:szCs w:val="28"/>
        </w:rPr>
      </w:pPr>
      <w:r w:rsidRPr="001A10C7">
        <w:rPr>
          <w:rFonts w:asciiTheme="majorHAnsi" w:hAnsiTheme="majorHAnsi"/>
          <w:sz w:val="28"/>
          <w:szCs w:val="28"/>
        </w:rPr>
        <w:t>The architecture is designed to achieve the following objectives:</w:t>
      </w:r>
    </w:p>
    <w:p w:rsidRPr="001A10C7" w:rsidR="001A10C7" w:rsidP="00DE4F5D" w:rsidRDefault="001A10C7" w14:paraId="433882EF" w14:textId="67651833">
      <w:pPr>
        <w:pStyle w:val="ListParagraph"/>
        <w:numPr>
          <w:ilvl w:val="0"/>
          <w:numId w:val="28"/>
        </w:numPr>
        <w:rPr>
          <w:rFonts w:asciiTheme="majorHAnsi" w:hAnsiTheme="majorHAnsi"/>
          <w:sz w:val="28"/>
          <w:szCs w:val="28"/>
        </w:rPr>
      </w:pPr>
      <w:r w:rsidRPr="60E7682D">
        <w:rPr>
          <w:rFonts w:asciiTheme="majorHAnsi" w:hAnsiTheme="majorHAnsi"/>
          <w:sz w:val="28"/>
          <w:szCs w:val="28"/>
        </w:rPr>
        <w:t xml:space="preserve">Establish a </w:t>
      </w:r>
      <w:r w:rsidRPr="60E7682D" w:rsidR="43D3B455">
        <w:rPr>
          <w:rFonts w:asciiTheme="majorHAnsi" w:hAnsiTheme="majorHAnsi"/>
          <w:sz w:val="28"/>
          <w:szCs w:val="28"/>
        </w:rPr>
        <w:t>governed enterprise data platform</w:t>
      </w:r>
    </w:p>
    <w:p w:rsidRPr="001A10C7" w:rsidR="001A10C7" w:rsidP="00DE4F5D" w:rsidRDefault="001A10C7" w14:paraId="6A03EF9A" w14:textId="77777777">
      <w:pPr>
        <w:pStyle w:val="ListParagraph"/>
        <w:numPr>
          <w:ilvl w:val="0"/>
          <w:numId w:val="28"/>
        </w:numPr>
        <w:rPr>
          <w:rFonts w:asciiTheme="majorHAnsi" w:hAnsiTheme="majorHAnsi"/>
          <w:sz w:val="28"/>
          <w:szCs w:val="28"/>
        </w:rPr>
      </w:pPr>
      <w:r w:rsidRPr="001A10C7">
        <w:rPr>
          <w:rFonts w:asciiTheme="majorHAnsi" w:hAnsiTheme="majorHAnsi"/>
          <w:sz w:val="28"/>
          <w:szCs w:val="28"/>
        </w:rPr>
        <w:t>Enable population health and ACO analytics</w:t>
      </w:r>
    </w:p>
    <w:p w:rsidRPr="001A10C7" w:rsidR="001A10C7" w:rsidP="00DE4F5D" w:rsidRDefault="356C6C89" w14:paraId="340BCC8D" w14:textId="187C65CC">
      <w:pPr>
        <w:pStyle w:val="ListParagraph"/>
        <w:numPr>
          <w:ilvl w:val="0"/>
          <w:numId w:val="28"/>
        </w:numPr>
        <w:rPr>
          <w:rFonts w:asciiTheme="majorHAnsi" w:hAnsiTheme="majorHAnsi"/>
          <w:sz w:val="28"/>
          <w:szCs w:val="28"/>
        </w:rPr>
      </w:pPr>
      <w:r w:rsidRPr="60E7682D">
        <w:rPr>
          <w:rFonts w:asciiTheme="majorHAnsi" w:hAnsiTheme="majorHAnsi"/>
          <w:sz w:val="28"/>
          <w:szCs w:val="28"/>
        </w:rPr>
        <w:t>Support secure integrations with external systems (e.g., Verato)</w:t>
      </w:r>
    </w:p>
    <w:p w:rsidRPr="001A10C7" w:rsidR="001A10C7" w:rsidP="00DE4F5D" w:rsidRDefault="4A618FB0" w14:paraId="44894086" w14:textId="1DDCEE88">
      <w:pPr>
        <w:pStyle w:val="ListParagraph"/>
        <w:numPr>
          <w:ilvl w:val="0"/>
          <w:numId w:val="28"/>
        </w:numPr>
        <w:rPr>
          <w:rFonts w:asciiTheme="majorHAnsi" w:hAnsiTheme="majorHAnsi"/>
          <w:sz w:val="28"/>
          <w:szCs w:val="28"/>
        </w:rPr>
      </w:pPr>
      <w:r w:rsidRPr="60E7682D">
        <w:rPr>
          <w:rFonts w:asciiTheme="majorHAnsi" w:hAnsiTheme="majorHAnsi"/>
          <w:sz w:val="28"/>
          <w:szCs w:val="28"/>
        </w:rPr>
        <w:t>Enable scalable analytics</w:t>
      </w:r>
      <w:r w:rsidRPr="60E7682D" w:rsidR="151281CD">
        <w:rPr>
          <w:rFonts w:asciiTheme="majorHAnsi" w:hAnsiTheme="majorHAnsi"/>
          <w:sz w:val="28"/>
          <w:szCs w:val="28"/>
        </w:rPr>
        <w:t xml:space="preserve">, </w:t>
      </w:r>
      <w:r w:rsidRPr="60E7682D" w:rsidR="364BABFD">
        <w:rPr>
          <w:rFonts w:asciiTheme="majorHAnsi" w:hAnsiTheme="majorHAnsi"/>
          <w:sz w:val="28"/>
          <w:szCs w:val="28"/>
        </w:rPr>
        <w:t>reporting</w:t>
      </w:r>
      <w:r w:rsidRPr="60E7682D">
        <w:rPr>
          <w:rFonts w:asciiTheme="majorHAnsi" w:hAnsiTheme="majorHAnsi"/>
          <w:sz w:val="28"/>
          <w:szCs w:val="28"/>
        </w:rPr>
        <w:t xml:space="preserve"> and ML workloads</w:t>
      </w:r>
    </w:p>
    <w:p w:rsidRPr="001A10C7" w:rsidR="001A10C7" w:rsidP="00DE4F5D" w:rsidRDefault="001A10C7" w14:paraId="607D375C" w14:textId="77777777">
      <w:pPr>
        <w:pStyle w:val="ListParagraph"/>
        <w:numPr>
          <w:ilvl w:val="0"/>
          <w:numId w:val="28"/>
        </w:numPr>
        <w:rPr>
          <w:rFonts w:asciiTheme="majorHAnsi" w:hAnsiTheme="majorHAnsi"/>
          <w:sz w:val="28"/>
          <w:szCs w:val="28"/>
        </w:rPr>
      </w:pPr>
      <w:r w:rsidRPr="001A10C7">
        <w:rPr>
          <w:rFonts w:asciiTheme="majorHAnsi" w:hAnsiTheme="majorHAnsi"/>
          <w:sz w:val="28"/>
          <w:szCs w:val="28"/>
        </w:rPr>
        <w:t>Enforce data governance, security, and compliance</w:t>
      </w:r>
    </w:p>
    <w:p w:rsidRPr="001A10C7" w:rsidR="001A10C7" w:rsidP="00DE4F5D" w:rsidRDefault="001A10C7" w14:paraId="3EC1A6BA" w14:textId="3302DF10">
      <w:pPr>
        <w:pStyle w:val="ListParagraph"/>
        <w:numPr>
          <w:ilvl w:val="0"/>
          <w:numId w:val="28"/>
        </w:numPr>
        <w:rPr>
          <w:rFonts w:asciiTheme="majorHAnsi" w:hAnsiTheme="majorHAnsi"/>
          <w:sz w:val="28"/>
          <w:szCs w:val="28"/>
        </w:rPr>
      </w:pPr>
      <w:r w:rsidRPr="60E7682D">
        <w:rPr>
          <w:rFonts w:asciiTheme="majorHAnsi" w:hAnsiTheme="majorHAnsi"/>
          <w:sz w:val="28"/>
          <w:szCs w:val="28"/>
        </w:rPr>
        <w:t>Provide operational reliability</w:t>
      </w:r>
      <w:r w:rsidRPr="60E7682D" w:rsidR="79729446">
        <w:rPr>
          <w:rFonts w:asciiTheme="majorHAnsi" w:hAnsiTheme="majorHAnsi"/>
          <w:sz w:val="28"/>
          <w:szCs w:val="28"/>
        </w:rPr>
        <w:t>, observability</w:t>
      </w:r>
      <w:r w:rsidRPr="60E7682D">
        <w:rPr>
          <w:rFonts w:asciiTheme="majorHAnsi" w:hAnsiTheme="majorHAnsi"/>
          <w:sz w:val="28"/>
          <w:szCs w:val="28"/>
        </w:rPr>
        <w:t xml:space="preserve"> and restart-ability</w:t>
      </w:r>
    </w:p>
    <w:p w:rsidR="2F4BA2B8" w:rsidP="00DE4F5D" w:rsidRDefault="2F4BA2B8" w14:paraId="22FF3436" w14:textId="27974446">
      <w:pPr>
        <w:pStyle w:val="ListParagraph"/>
        <w:numPr>
          <w:ilvl w:val="0"/>
          <w:numId w:val="28"/>
        </w:numPr>
        <w:rPr>
          <w:rFonts w:asciiTheme="majorHAnsi" w:hAnsiTheme="majorHAnsi"/>
          <w:sz w:val="28"/>
          <w:szCs w:val="28"/>
        </w:rPr>
      </w:pPr>
      <w:r w:rsidRPr="60E7682D">
        <w:rPr>
          <w:rFonts w:asciiTheme="majorHAnsi" w:hAnsiTheme="majorHAnsi"/>
          <w:sz w:val="28"/>
          <w:szCs w:val="28"/>
        </w:rPr>
        <w:t>Implement deterministic, validation-driven data processing</w:t>
      </w:r>
    </w:p>
    <w:p w:rsidRPr="001A10C7" w:rsidR="001A10C7" w:rsidP="69E5BDF8" w:rsidRDefault="4A618FB0" w14:paraId="3FC7BC7A" w14:textId="259FAACE">
      <w:pPr>
        <w:pStyle w:val="Heading2"/>
      </w:pPr>
      <w:bookmarkStart w:name="_Toc323171468" w:id="1099008247"/>
      <w:r w:rsidR="4C54B02B">
        <w:rPr/>
        <w:t>1.3 Scope</w:t>
      </w:r>
      <w:r w:rsidR="74E87371">
        <w:rPr/>
        <w:t xml:space="preserve"> of the document</w:t>
      </w:r>
      <w:bookmarkEnd w:id="1099008247"/>
    </w:p>
    <w:p w:rsidRPr="001A10C7" w:rsidR="001A10C7" w:rsidP="001A10C7" w:rsidRDefault="001A10C7" w14:paraId="62BC44AD" w14:textId="77777777">
      <w:pPr>
        <w:rPr>
          <w:rFonts w:asciiTheme="majorHAnsi" w:hAnsiTheme="majorHAnsi"/>
          <w:sz w:val="28"/>
          <w:szCs w:val="28"/>
        </w:rPr>
      </w:pPr>
      <w:r w:rsidRPr="001A10C7">
        <w:rPr>
          <w:rFonts w:asciiTheme="majorHAnsi" w:hAnsiTheme="majorHAnsi"/>
          <w:sz w:val="28"/>
          <w:szCs w:val="28"/>
        </w:rPr>
        <w:t>The architecture includes:</w:t>
      </w:r>
    </w:p>
    <w:p w:rsidRPr="001A10C7" w:rsidR="001A10C7" w:rsidP="00DE4F5D" w:rsidRDefault="001A10C7" w14:paraId="7C2A66A3" w14:textId="77777777">
      <w:pPr>
        <w:pStyle w:val="ListParagraph"/>
        <w:numPr>
          <w:ilvl w:val="0"/>
          <w:numId w:val="37"/>
        </w:numPr>
        <w:rPr>
          <w:rFonts w:asciiTheme="majorHAnsi" w:hAnsiTheme="majorHAnsi"/>
          <w:sz w:val="28"/>
          <w:szCs w:val="28"/>
        </w:rPr>
      </w:pPr>
      <w:r w:rsidRPr="001A10C7">
        <w:rPr>
          <w:rFonts w:asciiTheme="majorHAnsi" w:hAnsiTheme="majorHAnsi"/>
          <w:sz w:val="28"/>
          <w:szCs w:val="28"/>
        </w:rPr>
        <w:t>Data ingestion pipelines</w:t>
      </w:r>
    </w:p>
    <w:p w:rsidRPr="001A10C7" w:rsidR="001A10C7" w:rsidP="00DE4F5D" w:rsidRDefault="001A10C7" w14:paraId="6A140E45" w14:textId="77777777">
      <w:pPr>
        <w:pStyle w:val="ListParagraph"/>
        <w:numPr>
          <w:ilvl w:val="0"/>
          <w:numId w:val="37"/>
        </w:numPr>
        <w:rPr>
          <w:rFonts w:asciiTheme="majorHAnsi" w:hAnsiTheme="majorHAnsi"/>
          <w:sz w:val="28"/>
          <w:szCs w:val="28"/>
        </w:rPr>
      </w:pPr>
      <w:r w:rsidRPr="001A10C7">
        <w:rPr>
          <w:rFonts w:asciiTheme="majorHAnsi" w:hAnsiTheme="majorHAnsi"/>
          <w:sz w:val="28"/>
          <w:szCs w:val="28"/>
        </w:rPr>
        <w:t>Data transformation pipelines</w:t>
      </w:r>
    </w:p>
    <w:p w:rsidRPr="001A10C7" w:rsidR="001A10C7" w:rsidP="00DE4F5D" w:rsidRDefault="001A10C7" w14:paraId="73C77648" w14:textId="77777777">
      <w:pPr>
        <w:pStyle w:val="ListParagraph"/>
        <w:numPr>
          <w:ilvl w:val="0"/>
          <w:numId w:val="37"/>
        </w:numPr>
        <w:rPr>
          <w:rFonts w:asciiTheme="majorHAnsi" w:hAnsiTheme="majorHAnsi"/>
          <w:sz w:val="28"/>
          <w:szCs w:val="28"/>
        </w:rPr>
      </w:pPr>
      <w:r w:rsidRPr="001A10C7">
        <w:rPr>
          <w:rFonts w:asciiTheme="majorHAnsi" w:hAnsiTheme="majorHAnsi"/>
          <w:sz w:val="28"/>
          <w:szCs w:val="28"/>
        </w:rPr>
        <w:t>Identity resolution integration</w:t>
      </w:r>
    </w:p>
    <w:p w:rsidRPr="001A10C7" w:rsidR="001A10C7" w:rsidP="00DE4F5D" w:rsidRDefault="001A10C7" w14:paraId="2CCB364F" w14:textId="77777777">
      <w:pPr>
        <w:pStyle w:val="ListParagraph"/>
        <w:numPr>
          <w:ilvl w:val="0"/>
          <w:numId w:val="37"/>
        </w:numPr>
        <w:rPr>
          <w:rFonts w:asciiTheme="majorHAnsi" w:hAnsiTheme="majorHAnsi"/>
          <w:sz w:val="28"/>
          <w:szCs w:val="28"/>
        </w:rPr>
      </w:pPr>
      <w:r w:rsidRPr="001A10C7">
        <w:rPr>
          <w:rFonts w:asciiTheme="majorHAnsi" w:hAnsiTheme="majorHAnsi"/>
          <w:sz w:val="28"/>
          <w:szCs w:val="28"/>
        </w:rPr>
        <w:t>Data storage and governance</w:t>
      </w:r>
    </w:p>
    <w:p w:rsidRPr="001A10C7" w:rsidR="001A10C7" w:rsidP="00DE4F5D" w:rsidRDefault="001A10C7" w14:paraId="1A097148" w14:textId="77777777">
      <w:pPr>
        <w:pStyle w:val="ListParagraph"/>
        <w:numPr>
          <w:ilvl w:val="0"/>
          <w:numId w:val="37"/>
        </w:numPr>
        <w:rPr>
          <w:rFonts w:asciiTheme="majorHAnsi" w:hAnsiTheme="majorHAnsi"/>
          <w:sz w:val="28"/>
          <w:szCs w:val="28"/>
        </w:rPr>
      </w:pPr>
      <w:r w:rsidRPr="001A10C7">
        <w:rPr>
          <w:rFonts w:asciiTheme="majorHAnsi" w:hAnsiTheme="majorHAnsi"/>
          <w:sz w:val="28"/>
          <w:szCs w:val="28"/>
        </w:rPr>
        <w:t>External system integrations</w:t>
      </w:r>
    </w:p>
    <w:p w:rsidRPr="001A10C7" w:rsidR="001A10C7" w:rsidP="00DE4F5D" w:rsidRDefault="001A10C7" w14:paraId="29628B65" w14:textId="77777777">
      <w:pPr>
        <w:pStyle w:val="ListParagraph"/>
        <w:numPr>
          <w:ilvl w:val="0"/>
          <w:numId w:val="37"/>
        </w:numPr>
        <w:rPr>
          <w:rFonts w:asciiTheme="majorHAnsi" w:hAnsiTheme="majorHAnsi"/>
          <w:sz w:val="28"/>
          <w:szCs w:val="28"/>
        </w:rPr>
      </w:pPr>
      <w:r w:rsidRPr="001A10C7">
        <w:rPr>
          <w:rFonts w:asciiTheme="majorHAnsi" w:hAnsiTheme="majorHAnsi"/>
          <w:sz w:val="28"/>
          <w:szCs w:val="28"/>
        </w:rPr>
        <w:t>Security and access control</w:t>
      </w:r>
    </w:p>
    <w:p w:rsidR="001A10C7" w:rsidP="63CD9909" w:rsidRDefault="4A618FB0" w14:paraId="6CA9350F" w14:textId="2371C09E">
      <w:pPr>
        <w:pStyle w:val="ListParagraph"/>
        <w:numPr>
          <w:ilvl w:val="0"/>
          <w:numId w:val="37"/>
        </w:numPr>
        <w:rPr>
          <w:rFonts w:asciiTheme="majorHAnsi" w:hAnsiTheme="majorHAnsi"/>
          <w:sz w:val="28"/>
          <w:szCs w:val="28"/>
        </w:rPr>
      </w:pPr>
      <w:r w:rsidRPr="63CD9909">
        <w:rPr>
          <w:rFonts w:asciiTheme="majorHAnsi" w:hAnsiTheme="majorHAnsi"/>
          <w:sz w:val="28"/>
          <w:szCs w:val="28"/>
        </w:rPr>
        <w:t>Audit</w:t>
      </w:r>
      <w:r w:rsidRPr="63CD9909" w:rsidR="2F727931">
        <w:rPr>
          <w:rFonts w:asciiTheme="majorHAnsi" w:hAnsiTheme="majorHAnsi"/>
          <w:sz w:val="28"/>
          <w:szCs w:val="28"/>
        </w:rPr>
        <w:t>/ logging</w:t>
      </w:r>
      <w:r w:rsidRPr="63CD9909">
        <w:rPr>
          <w:rFonts w:asciiTheme="majorHAnsi" w:hAnsiTheme="majorHAnsi"/>
          <w:sz w:val="28"/>
          <w:szCs w:val="28"/>
        </w:rPr>
        <w:t>, monitoring</w:t>
      </w:r>
      <w:r w:rsidRPr="63CD9909" w:rsidR="54BD6459">
        <w:rPr>
          <w:rFonts w:asciiTheme="majorHAnsi" w:hAnsiTheme="majorHAnsi"/>
          <w:sz w:val="28"/>
          <w:szCs w:val="28"/>
        </w:rPr>
        <w:t xml:space="preserve"> </w:t>
      </w:r>
      <w:r w:rsidRPr="63CD9909" w:rsidR="5E04C5EC">
        <w:rPr>
          <w:rFonts w:asciiTheme="majorHAnsi" w:hAnsiTheme="majorHAnsi"/>
          <w:sz w:val="28"/>
          <w:szCs w:val="28"/>
        </w:rPr>
        <w:t xml:space="preserve">and </w:t>
      </w:r>
      <w:r w:rsidRPr="63CD9909" w:rsidR="54BD6459">
        <w:rPr>
          <w:rFonts w:asciiTheme="majorHAnsi" w:hAnsiTheme="majorHAnsi"/>
          <w:sz w:val="28"/>
          <w:szCs w:val="28"/>
        </w:rPr>
        <w:t>alerting</w:t>
      </w:r>
    </w:p>
    <w:p w:rsidRPr="001A10C7" w:rsidR="00C03E10" w:rsidP="60E7682D" w:rsidRDefault="560910CE" w14:paraId="3E233ED0" w14:textId="722E88A4">
      <w:pPr>
        <w:pStyle w:val="Heading2"/>
      </w:pPr>
      <w:bookmarkStart w:name="_Toc2079506812" w:id="1006550797"/>
      <w:r w:rsidR="7503C3F8">
        <w:rPr/>
        <w:t>1.4 Assumptions</w:t>
      </w:r>
      <w:bookmarkEnd w:id="1006550797"/>
    </w:p>
    <w:p w:rsidR="560910CE" w:rsidP="60E7682D" w:rsidRDefault="560910CE" w14:paraId="45E35D08" w14:textId="2981CE08">
      <w:pPr>
        <w:pStyle w:val="ListParagraph"/>
        <w:numPr>
          <w:ilvl w:val="0"/>
          <w:numId w:val="3"/>
        </w:numPr>
        <w:rPr>
          <w:rFonts w:asciiTheme="majorHAnsi" w:hAnsiTheme="majorHAnsi"/>
          <w:sz w:val="28"/>
          <w:szCs w:val="28"/>
        </w:rPr>
      </w:pPr>
      <w:r w:rsidRPr="60E7682D">
        <w:rPr>
          <w:rFonts w:asciiTheme="majorHAnsi" w:hAnsiTheme="majorHAnsi"/>
          <w:sz w:val="28"/>
          <w:szCs w:val="28"/>
        </w:rPr>
        <w:t>All the files will be landed in landing zone. Landing zone will be an Azure blob storage. Cinq IT team will be responsible for getting the file routed to landing zone.</w:t>
      </w:r>
      <w:r w:rsidRPr="60E7682D" w:rsidR="43D44763">
        <w:rPr>
          <w:rFonts w:asciiTheme="majorHAnsi" w:hAnsiTheme="majorHAnsi"/>
          <w:sz w:val="28"/>
          <w:szCs w:val="28"/>
        </w:rPr>
        <w:t xml:space="preserve"> </w:t>
      </w:r>
    </w:p>
    <w:p w:rsidR="43D44763" w:rsidP="63CD9909" w:rsidRDefault="43D44763" w14:paraId="37D2B751" w14:textId="226C935C">
      <w:pPr>
        <w:pStyle w:val="ListParagraph"/>
        <w:numPr>
          <w:ilvl w:val="0"/>
          <w:numId w:val="3"/>
        </w:numPr>
        <w:rPr>
          <w:rFonts w:asciiTheme="majorHAnsi" w:hAnsiTheme="majorHAnsi"/>
          <w:sz w:val="28"/>
          <w:szCs w:val="28"/>
        </w:rPr>
      </w:pPr>
      <w:r w:rsidRPr="63CD9909">
        <w:rPr>
          <w:rFonts w:asciiTheme="majorHAnsi" w:hAnsiTheme="majorHAnsi"/>
          <w:sz w:val="28"/>
          <w:szCs w:val="28"/>
        </w:rPr>
        <w:t>All the files placed in the landing zone will have date timestamp attached the file name</w:t>
      </w:r>
      <w:r w:rsidRPr="63CD9909" w:rsidR="7D70D0EE">
        <w:rPr>
          <w:rFonts w:asciiTheme="majorHAnsi" w:hAnsiTheme="majorHAnsi"/>
          <w:sz w:val="28"/>
          <w:szCs w:val="28"/>
        </w:rPr>
        <w:t xml:space="preserve"> especially, when the need is to process multiple files in a single day</w:t>
      </w:r>
      <w:r w:rsidRPr="63CD9909">
        <w:rPr>
          <w:rFonts w:asciiTheme="majorHAnsi" w:hAnsiTheme="majorHAnsi"/>
          <w:sz w:val="28"/>
          <w:szCs w:val="28"/>
        </w:rPr>
        <w:t>. This will be used to process the file in order.</w:t>
      </w:r>
    </w:p>
    <w:p w:rsidR="4E0A1440" w:rsidP="63CD9909" w:rsidRDefault="4E0A1440" w14:paraId="7BB7B3F5" w14:textId="55A81D28">
      <w:pPr>
        <w:pStyle w:val="ListParagraph"/>
        <w:numPr>
          <w:ilvl w:val="0"/>
          <w:numId w:val="3"/>
        </w:numPr>
        <w:rPr>
          <w:rFonts w:asciiTheme="majorHAnsi" w:hAnsiTheme="majorHAnsi"/>
          <w:sz w:val="28"/>
          <w:szCs w:val="28"/>
        </w:rPr>
      </w:pPr>
      <w:r w:rsidRPr="63CD9909">
        <w:rPr>
          <w:rFonts w:asciiTheme="majorHAnsi" w:hAnsiTheme="majorHAnsi"/>
          <w:sz w:val="28"/>
          <w:szCs w:val="28"/>
        </w:rPr>
        <w:t>Similarly,</w:t>
      </w:r>
      <w:r w:rsidRPr="63CD9909" w:rsidR="43D44763">
        <w:rPr>
          <w:rFonts w:asciiTheme="majorHAnsi" w:hAnsiTheme="majorHAnsi"/>
          <w:sz w:val="28"/>
          <w:szCs w:val="28"/>
        </w:rPr>
        <w:t xml:space="preserve"> all the extracts</w:t>
      </w:r>
      <w:r w:rsidRPr="63CD9909" w:rsidR="1AE77905">
        <w:rPr>
          <w:rFonts w:asciiTheme="majorHAnsi" w:hAnsiTheme="majorHAnsi"/>
          <w:sz w:val="28"/>
          <w:szCs w:val="28"/>
        </w:rPr>
        <w:t xml:space="preserve"> (if applicable)</w:t>
      </w:r>
      <w:r w:rsidRPr="63CD9909" w:rsidR="43D44763">
        <w:rPr>
          <w:rFonts w:asciiTheme="majorHAnsi" w:hAnsiTheme="majorHAnsi"/>
          <w:sz w:val="28"/>
          <w:szCs w:val="28"/>
        </w:rPr>
        <w:t xml:space="preserve"> wi</w:t>
      </w:r>
      <w:r w:rsidRPr="63CD9909" w:rsidR="4DEE7B0D">
        <w:rPr>
          <w:rFonts w:asciiTheme="majorHAnsi" w:hAnsiTheme="majorHAnsi"/>
          <w:sz w:val="28"/>
          <w:szCs w:val="28"/>
        </w:rPr>
        <w:t>l</w:t>
      </w:r>
      <w:r w:rsidRPr="63CD9909" w:rsidR="43D44763">
        <w:rPr>
          <w:rFonts w:asciiTheme="majorHAnsi" w:hAnsiTheme="majorHAnsi"/>
          <w:sz w:val="28"/>
          <w:szCs w:val="28"/>
        </w:rPr>
        <w:t>l be placed in the b</w:t>
      </w:r>
      <w:r w:rsidRPr="63CD9909" w:rsidR="29CE54CB">
        <w:rPr>
          <w:rFonts w:asciiTheme="majorHAnsi" w:hAnsiTheme="majorHAnsi"/>
          <w:sz w:val="28"/>
          <w:szCs w:val="28"/>
        </w:rPr>
        <w:t>lob storage, and it will be responsibility of existing Cinq IT team to transfer it to the respective consumers</w:t>
      </w:r>
    </w:p>
    <w:p w:rsidR="5F41BDAC" w:rsidP="63CD9909" w:rsidRDefault="5F41BDAC" w14:paraId="4086C951" w14:textId="3C61E599">
      <w:pPr>
        <w:pStyle w:val="ListParagraph"/>
        <w:numPr>
          <w:ilvl w:val="0"/>
          <w:numId w:val="3"/>
        </w:numPr>
        <w:rPr>
          <w:rFonts w:asciiTheme="majorHAnsi" w:hAnsiTheme="majorHAnsi"/>
          <w:sz w:val="28"/>
          <w:szCs w:val="28"/>
        </w:rPr>
      </w:pPr>
      <w:r w:rsidRPr="63CD9909">
        <w:rPr>
          <w:rFonts w:asciiTheme="majorHAnsi" w:hAnsiTheme="majorHAnsi"/>
          <w:sz w:val="28"/>
          <w:szCs w:val="28"/>
        </w:rPr>
        <w:t>Reading of ADTS will be read from Landing by Assuming M</w:t>
      </w:r>
      <w:r w:rsidRPr="63CD9909" w:rsidR="2BE4C9CB">
        <w:rPr>
          <w:rFonts w:asciiTheme="majorHAnsi" w:hAnsiTheme="majorHAnsi"/>
          <w:sz w:val="28"/>
          <w:szCs w:val="28"/>
        </w:rPr>
        <w:t>ulesoft</w:t>
      </w:r>
      <w:r w:rsidRPr="63CD9909">
        <w:rPr>
          <w:rFonts w:asciiTheme="majorHAnsi" w:hAnsiTheme="majorHAnsi"/>
          <w:sz w:val="28"/>
          <w:szCs w:val="28"/>
        </w:rPr>
        <w:t xml:space="preserve"> will be placing the data by pre-processing (Conversion of </w:t>
      </w:r>
      <w:r w:rsidRPr="63CD9909" w:rsidR="51C2D729">
        <w:rPr>
          <w:rFonts w:asciiTheme="majorHAnsi" w:hAnsiTheme="majorHAnsi"/>
          <w:sz w:val="28"/>
          <w:szCs w:val="28"/>
        </w:rPr>
        <w:t>HL7 to File)</w:t>
      </w:r>
    </w:p>
    <w:p w:rsidR="4151BC88" w:rsidP="63CD9909" w:rsidRDefault="4151BC88" w14:paraId="6E6BCB07" w14:textId="0055D880">
      <w:pPr>
        <w:rPr>
          <w:rFonts w:asciiTheme="majorHAnsi" w:hAnsiTheme="majorHAnsi"/>
          <w:sz w:val="28"/>
          <w:szCs w:val="28"/>
        </w:rPr>
      </w:pPr>
      <w:r w:rsidRPr="63CD9909">
        <w:rPr>
          <w:rFonts w:asciiTheme="majorHAnsi" w:hAnsiTheme="majorHAnsi"/>
          <w:sz w:val="28"/>
          <w:szCs w:val="28"/>
        </w:rPr>
        <w:t xml:space="preserve">Note: </w:t>
      </w:r>
      <w:r w:rsidRPr="63CD9909" w:rsidR="71046CE5">
        <w:rPr>
          <w:rFonts w:asciiTheme="majorHAnsi" w:hAnsiTheme="majorHAnsi"/>
          <w:sz w:val="28"/>
          <w:szCs w:val="28"/>
        </w:rPr>
        <w:t>Bringing the ADTs into the delta lakehouse approach is being worked upon</w:t>
      </w:r>
      <w:r w:rsidRPr="63CD9909" w:rsidR="50E26BF9">
        <w:rPr>
          <w:rFonts w:asciiTheme="majorHAnsi" w:hAnsiTheme="majorHAnsi"/>
          <w:sz w:val="28"/>
          <w:szCs w:val="28"/>
        </w:rPr>
        <w:t xml:space="preserve"> and will be finalized soon.</w:t>
      </w:r>
    </w:p>
    <w:p w:rsidRPr="001A10C7" w:rsidR="001A10C7" w:rsidP="5A06AA06" w:rsidRDefault="4A618FB0" w14:paraId="0E426F16" w14:textId="77777777">
      <w:pPr>
        <w:rPr>
          <w:rFonts w:ascii="Aptos Display" w:hAnsi="Aptos Display" w:eastAsia="游ゴシック Light" w:cs="Times New Roman" w:asciiTheme="majorAscii" w:hAnsiTheme="majorAscii" w:eastAsiaTheme="majorEastAsia" w:cstheme="majorBidi"/>
          <w:color w:val="0F4761" w:themeColor="accent1" w:themeShade="BF"/>
          <w:sz w:val="32"/>
          <w:szCs w:val="32"/>
        </w:rPr>
      </w:pPr>
      <w:bookmarkStart w:name="_Toc311466091" w:id="1220275425"/>
      <w:r w:rsidRPr="5A06AA06" w:rsidR="4C54B02B">
        <w:rPr>
          <w:rStyle w:val="Heading1Char"/>
        </w:rPr>
        <w:t>2. Architectural Principles</w:t>
      </w:r>
      <w:bookmarkEnd w:id="1220275425"/>
    </w:p>
    <w:p w:rsidRPr="001A10C7" w:rsidR="001A10C7" w:rsidP="001A10C7" w:rsidRDefault="001A10C7" w14:paraId="25AC4A87" w14:textId="77777777">
      <w:pPr>
        <w:spacing w:line="278" w:lineRule="auto"/>
        <w:rPr>
          <w:rFonts w:asciiTheme="majorHAnsi" w:hAnsiTheme="majorHAnsi"/>
          <w:sz w:val="28"/>
          <w:szCs w:val="28"/>
        </w:rPr>
      </w:pPr>
      <w:r w:rsidRPr="001A10C7">
        <w:rPr>
          <w:rFonts w:asciiTheme="majorHAnsi" w:hAnsiTheme="majorHAnsi"/>
          <w:sz w:val="28"/>
          <w:szCs w:val="28"/>
        </w:rPr>
        <w:t>The platform follows these design principles:</w:t>
      </w:r>
    </w:p>
    <w:p w:rsidRPr="001A10C7" w:rsidR="001A10C7" w:rsidP="00DE4F5D" w:rsidRDefault="001A10C7" w14:paraId="5DB3E4F9" w14:textId="77777777">
      <w:pPr>
        <w:pStyle w:val="ListParagraph"/>
        <w:numPr>
          <w:ilvl w:val="0"/>
          <w:numId w:val="36"/>
        </w:numPr>
        <w:rPr>
          <w:rFonts w:asciiTheme="majorHAnsi" w:hAnsiTheme="majorHAnsi"/>
          <w:sz w:val="28"/>
          <w:szCs w:val="28"/>
        </w:rPr>
      </w:pPr>
      <w:r w:rsidRPr="60E7682D">
        <w:rPr>
          <w:rFonts w:asciiTheme="majorHAnsi" w:hAnsiTheme="majorHAnsi"/>
          <w:sz w:val="28"/>
          <w:szCs w:val="28"/>
        </w:rPr>
        <w:t>Medallion architecture to progressively refine data.</w:t>
      </w:r>
    </w:p>
    <w:p w:rsidR="451498BC" w:rsidP="00DE4F5D" w:rsidRDefault="451498BC" w14:paraId="7A8EDCB1" w14:textId="51232805">
      <w:pPr>
        <w:pStyle w:val="ListParagraph"/>
        <w:numPr>
          <w:ilvl w:val="0"/>
          <w:numId w:val="36"/>
        </w:numPr>
        <w:rPr>
          <w:rFonts w:asciiTheme="majorHAnsi" w:hAnsiTheme="majorHAnsi"/>
          <w:sz w:val="28"/>
          <w:szCs w:val="28"/>
        </w:rPr>
      </w:pPr>
      <w:r w:rsidRPr="60E7682D">
        <w:rPr>
          <w:rFonts w:asciiTheme="majorHAnsi" w:hAnsiTheme="majorHAnsi"/>
          <w:sz w:val="28"/>
          <w:szCs w:val="28"/>
        </w:rPr>
        <w:t xml:space="preserve">Tiered Validation Model - </w:t>
      </w:r>
    </w:p>
    <w:p w:rsidR="451498BC" w:rsidP="00DE4F5D" w:rsidRDefault="451498BC" w14:paraId="0AE2F5F7" w14:textId="4372EFEF">
      <w:pPr>
        <w:pStyle w:val="ListParagraph"/>
        <w:numPr>
          <w:ilvl w:val="1"/>
          <w:numId w:val="36"/>
        </w:numPr>
        <w:rPr>
          <w:rFonts w:asciiTheme="majorHAnsi" w:hAnsiTheme="majorHAnsi"/>
          <w:sz w:val="28"/>
          <w:szCs w:val="28"/>
        </w:rPr>
      </w:pPr>
      <w:r w:rsidRPr="60E7682D">
        <w:rPr>
          <w:rFonts w:asciiTheme="majorHAnsi" w:hAnsiTheme="majorHAnsi"/>
          <w:sz w:val="28"/>
          <w:szCs w:val="28"/>
        </w:rPr>
        <w:t>The platform distinguishes between structural validation and semantic validation.</w:t>
      </w:r>
    </w:p>
    <w:p w:rsidR="451498BC" w:rsidP="00DE4F5D" w:rsidRDefault="451498BC" w14:paraId="60D4ED38" w14:textId="1A2C369A">
      <w:pPr>
        <w:pStyle w:val="ListParagraph"/>
        <w:numPr>
          <w:ilvl w:val="1"/>
          <w:numId w:val="36"/>
        </w:numPr>
        <w:rPr>
          <w:rFonts w:asciiTheme="majorHAnsi" w:hAnsiTheme="majorHAnsi"/>
          <w:sz w:val="28"/>
          <w:szCs w:val="28"/>
        </w:rPr>
      </w:pPr>
      <w:r w:rsidRPr="60E7682D">
        <w:rPr>
          <w:rFonts w:asciiTheme="majorHAnsi" w:hAnsiTheme="majorHAnsi"/>
          <w:sz w:val="28"/>
          <w:szCs w:val="28"/>
        </w:rPr>
        <w:t>Structural validation is performed before bronze ingestion and ensures that incoming files are processable. This includes file format, size, count, and integrity checks.</w:t>
      </w:r>
    </w:p>
    <w:p w:rsidR="451498BC" w:rsidP="00DE4F5D" w:rsidRDefault="451498BC" w14:paraId="5868AC52" w14:textId="27A3D668">
      <w:pPr>
        <w:pStyle w:val="ListParagraph"/>
        <w:numPr>
          <w:ilvl w:val="1"/>
          <w:numId w:val="36"/>
        </w:numPr>
        <w:rPr>
          <w:rFonts w:asciiTheme="majorHAnsi" w:hAnsiTheme="majorHAnsi"/>
          <w:sz w:val="28"/>
          <w:szCs w:val="28"/>
        </w:rPr>
      </w:pPr>
      <w:r w:rsidRPr="60E7682D">
        <w:rPr>
          <w:rFonts w:asciiTheme="majorHAnsi" w:hAnsiTheme="majorHAnsi"/>
          <w:sz w:val="28"/>
          <w:szCs w:val="28"/>
        </w:rPr>
        <w:t>Semantic validation is deferred to post-bronze stages and includes schema enforcement, data quality, completeness, and reconciliation checks.</w:t>
      </w:r>
    </w:p>
    <w:p w:rsidRPr="001A10C7" w:rsidR="001A10C7" w:rsidP="00DE4F5D" w:rsidRDefault="001A10C7" w14:paraId="59640CAE" w14:textId="77777777">
      <w:pPr>
        <w:pStyle w:val="ListParagraph"/>
        <w:numPr>
          <w:ilvl w:val="0"/>
          <w:numId w:val="36"/>
        </w:numPr>
        <w:rPr>
          <w:rFonts w:asciiTheme="majorHAnsi" w:hAnsiTheme="majorHAnsi"/>
          <w:sz w:val="28"/>
          <w:szCs w:val="28"/>
        </w:rPr>
      </w:pPr>
      <w:r w:rsidRPr="001A10C7">
        <w:rPr>
          <w:rFonts w:asciiTheme="majorHAnsi" w:hAnsiTheme="majorHAnsi"/>
          <w:sz w:val="28"/>
          <w:szCs w:val="28"/>
        </w:rPr>
        <w:t>Separation of concerns between ingestion, curation, and analytics.</w:t>
      </w:r>
    </w:p>
    <w:p w:rsidRPr="001A10C7" w:rsidR="001A10C7" w:rsidP="00DE4F5D" w:rsidRDefault="001A10C7" w14:paraId="6E476273" w14:textId="23EC57B9">
      <w:pPr>
        <w:pStyle w:val="ListParagraph"/>
        <w:numPr>
          <w:ilvl w:val="0"/>
          <w:numId w:val="36"/>
        </w:numPr>
        <w:rPr>
          <w:rFonts w:asciiTheme="majorHAnsi" w:hAnsiTheme="majorHAnsi"/>
          <w:sz w:val="28"/>
          <w:szCs w:val="28"/>
        </w:rPr>
      </w:pPr>
      <w:r w:rsidRPr="001A10C7">
        <w:rPr>
          <w:rFonts w:asciiTheme="majorHAnsi" w:hAnsiTheme="majorHAnsi"/>
          <w:sz w:val="28"/>
          <w:szCs w:val="28"/>
        </w:rPr>
        <w:t>Identity resolution before canonical modelling.</w:t>
      </w:r>
    </w:p>
    <w:p w:rsidRPr="001A10C7" w:rsidR="001A10C7" w:rsidP="00DE4F5D" w:rsidRDefault="001A10C7" w14:paraId="4398BD8E" w14:textId="77777777">
      <w:pPr>
        <w:pStyle w:val="ListParagraph"/>
        <w:numPr>
          <w:ilvl w:val="0"/>
          <w:numId w:val="36"/>
        </w:numPr>
        <w:rPr>
          <w:rFonts w:asciiTheme="majorHAnsi" w:hAnsiTheme="majorHAnsi"/>
          <w:sz w:val="28"/>
          <w:szCs w:val="28"/>
        </w:rPr>
      </w:pPr>
      <w:r w:rsidRPr="001A10C7">
        <w:rPr>
          <w:rFonts w:asciiTheme="majorHAnsi" w:hAnsiTheme="majorHAnsi"/>
          <w:sz w:val="28"/>
          <w:szCs w:val="28"/>
        </w:rPr>
        <w:t>Least privilege access control.</w:t>
      </w:r>
    </w:p>
    <w:p w:rsidRPr="001A10C7" w:rsidR="001A10C7" w:rsidP="00DE4F5D" w:rsidRDefault="001A10C7" w14:paraId="5E6BE576" w14:textId="69FCC91A">
      <w:pPr>
        <w:pStyle w:val="ListParagraph"/>
        <w:numPr>
          <w:ilvl w:val="0"/>
          <w:numId w:val="36"/>
        </w:numPr>
        <w:rPr>
          <w:rFonts w:asciiTheme="majorHAnsi" w:hAnsiTheme="majorHAnsi"/>
          <w:sz w:val="28"/>
          <w:szCs w:val="28"/>
        </w:rPr>
      </w:pPr>
      <w:r w:rsidRPr="60E7682D">
        <w:rPr>
          <w:rFonts w:asciiTheme="majorHAnsi" w:hAnsiTheme="majorHAnsi"/>
          <w:sz w:val="28"/>
          <w:szCs w:val="28"/>
        </w:rPr>
        <w:t>Idempotent and restart-able pipelines.</w:t>
      </w:r>
    </w:p>
    <w:p w:rsidRPr="001A10C7" w:rsidR="001A10C7" w:rsidP="00DE4F5D" w:rsidRDefault="001A10C7" w14:paraId="6C4EC94A" w14:textId="6F9B2081">
      <w:pPr>
        <w:pStyle w:val="ListParagraph"/>
        <w:numPr>
          <w:ilvl w:val="0"/>
          <w:numId w:val="36"/>
        </w:numPr>
        <w:rPr>
          <w:rFonts w:asciiTheme="majorHAnsi" w:hAnsiTheme="majorHAnsi"/>
          <w:sz w:val="28"/>
          <w:szCs w:val="28"/>
        </w:rPr>
      </w:pPr>
      <w:r w:rsidRPr="001A10C7">
        <w:rPr>
          <w:rFonts w:asciiTheme="majorHAnsi" w:hAnsiTheme="majorHAnsi"/>
          <w:sz w:val="28"/>
          <w:szCs w:val="28"/>
        </w:rPr>
        <w:t>Data governance through centralized cataloguing.</w:t>
      </w:r>
    </w:p>
    <w:p w:rsidRPr="001A10C7" w:rsidR="0050505B" w:rsidP="00DE4F5D" w:rsidRDefault="001A10C7" w14:paraId="09BC97E8" w14:textId="53787742">
      <w:pPr>
        <w:pStyle w:val="ListParagraph"/>
        <w:numPr>
          <w:ilvl w:val="0"/>
          <w:numId w:val="36"/>
        </w:numPr>
        <w:rPr>
          <w:rFonts w:asciiTheme="majorHAnsi" w:hAnsiTheme="majorHAnsi"/>
          <w:sz w:val="28"/>
          <w:szCs w:val="28"/>
        </w:rPr>
      </w:pPr>
      <w:r w:rsidRPr="60E7682D">
        <w:rPr>
          <w:rFonts w:asciiTheme="majorHAnsi" w:hAnsiTheme="majorHAnsi"/>
          <w:sz w:val="28"/>
          <w:szCs w:val="28"/>
        </w:rPr>
        <w:t>Secure integrations with internal and external systems.</w:t>
      </w:r>
    </w:p>
    <w:p w:rsidRPr="0050505B" w:rsidR="0050505B" w:rsidP="001100D3" w:rsidRDefault="0E1A76A4" w14:paraId="48BF804E" w14:textId="77777777">
      <w:pPr>
        <w:pStyle w:val="Heading1"/>
        <w:rPr>
          <w:rStyle w:val="Heading1Char"/>
        </w:rPr>
      </w:pPr>
      <w:bookmarkStart w:name="_Toc1558492051" w:id="748081999"/>
      <w:r w:rsidRPr="5A06AA06" w:rsidR="7BDD6C46">
        <w:rPr>
          <w:rStyle w:val="Heading1Char"/>
        </w:rPr>
        <w:t>3. Platform Architecture Overview</w:t>
      </w:r>
      <w:bookmarkEnd w:id="748081999"/>
    </w:p>
    <w:p w:rsidR="0050505B" w:rsidP="174D6F08" w:rsidRDefault="0E1A76A4" w14:paraId="75A9FEDC" w14:textId="1F6C810A">
      <w:pPr>
        <w:pStyle w:val="Heading2"/>
      </w:pPr>
      <w:bookmarkStart w:name="_Toc2020965038" w:id="449898019"/>
      <w:r w:rsidR="7BDD6C46">
        <w:rPr/>
        <w:t>3.1 High-Level Architecture</w:t>
      </w:r>
      <w:bookmarkEnd w:id="449898019"/>
    </w:p>
    <w:p w:rsidRPr="00EF46C3" w:rsidR="00EF46C3" w:rsidP="60E7682D" w:rsidRDefault="63037459" w14:paraId="5C65BC19" w14:textId="5B8F0275">
      <w:pPr>
        <w:spacing w:before="240" w:after="240"/>
        <w:rPr>
          <w:rFonts w:asciiTheme="majorHAnsi" w:hAnsiTheme="majorHAnsi"/>
          <w:sz w:val="28"/>
          <w:szCs w:val="28"/>
        </w:rPr>
      </w:pPr>
      <w:r w:rsidRPr="60E7682D">
        <w:rPr>
          <w:rFonts w:asciiTheme="majorHAnsi" w:hAnsiTheme="majorHAnsi"/>
          <w:sz w:val="28"/>
          <w:szCs w:val="28"/>
        </w:rPr>
        <w:t>The platform is built using:</w:t>
      </w:r>
    </w:p>
    <w:p w:rsidRPr="00EF46C3" w:rsidR="00EF46C3" w:rsidP="60E7682D" w:rsidRDefault="63037459" w14:paraId="0BC9A979" w14:textId="3EA2DBEF">
      <w:pPr>
        <w:pStyle w:val="ListParagraph"/>
        <w:numPr>
          <w:ilvl w:val="0"/>
          <w:numId w:val="8"/>
        </w:numPr>
        <w:spacing w:after="0"/>
        <w:rPr>
          <w:rFonts w:asciiTheme="majorHAnsi" w:hAnsiTheme="majorHAnsi"/>
          <w:sz w:val="28"/>
          <w:szCs w:val="28"/>
        </w:rPr>
      </w:pPr>
      <w:r w:rsidRPr="60E7682D">
        <w:rPr>
          <w:rFonts w:asciiTheme="majorHAnsi" w:hAnsiTheme="majorHAnsi"/>
          <w:sz w:val="28"/>
          <w:szCs w:val="28"/>
        </w:rPr>
        <w:t xml:space="preserve">Databricks → Data processing and storage </w:t>
      </w:r>
    </w:p>
    <w:p w:rsidRPr="00EF46C3" w:rsidR="00EF46C3" w:rsidP="60E7682D" w:rsidRDefault="63037459" w14:paraId="3DA70574" w14:textId="67D62094">
      <w:pPr>
        <w:pStyle w:val="ListParagraph"/>
        <w:numPr>
          <w:ilvl w:val="0"/>
          <w:numId w:val="8"/>
        </w:numPr>
        <w:spacing w:after="0"/>
        <w:rPr>
          <w:rFonts w:asciiTheme="majorHAnsi" w:hAnsiTheme="majorHAnsi"/>
          <w:sz w:val="28"/>
          <w:szCs w:val="28"/>
        </w:rPr>
      </w:pPr>
      <w:r w:rsidRPr="60E7682D">
        <w:rPr>
          <w:rFonts w:asciiTheme="majorHAnsi" w:hAnsiTheme="majorHAnsi"/>
          <w:sz w:val="28"/>
          <w:szCs w:val="28"/>
        </w:rPr>
        <w:t xml:space="preserve">Airflow → Orchestration and control enforcement </w:t>
      </w:r>
    </w:p>
    <w:p w:rsidRPr="00EF46C3" w:rsidR="00EF46C3" w:rsidP="60E7682D" w:rsidRDefault="63037459" w14:paraId="617D728F" w14:textId="499BE374">
      <w:pPr>
        <w:pStyle w:val="ListParagraph"/>
        <w:numPr>
          <w:ilvl w:val="0"/>
          <w:numId w:val="8"/>
        </w:numPr>
        <w:spacing w:after="0"/>
        <w:rPr>
          <w:rFonts w:asciiTheme="majorHAnsi" w:hAnsiTheme="majorHAnsi"/>
          <w:sz w:val="28"/>
          <w:szCs w:val="28"/>
        </w:rPr>
      </w:pPr>
      <w:r w:rsidRPr="60E7682D">
        <w:rPr>
          <w:rFonts w:asciiTheme="majorHAnsi" w:hAnsiTheme="majorHAnsi"/>
          <w:sz w:val="28"/>
          <w:szCs w:val="28"/>
        </w:rPr>
        <w:t xml:space="preserve">Delta Lake → Storage and ACID guarantees </w:t>
      </w:r>
    </w:p>
    <w:p w:rsidRPr="00EF46C3" w:rsidR="00EF46C3" w:rsidP="60E7682D" w:rsidRDefault="63037459" w14:paraId="186DE4F8" w14:textId="4E7DE246">
      <w:pPr>
        <w:pStyle w:val="ListParagraph"/>
        <w:numPr>
          <w:ilvl w:val="0"/>
          <w:numId w:val="8"/>
        </w:numPr>
        <w:spacing w:after="0"/>
        <w:rPr>
          <w:rFonts w:asciiTheme="majorHAnsi" w:hAnsiTheme="majorHAnsi"/>
          <w:sz w:val="28"/>
          <w:szCs w:val="28"/>
        </w:rPr>
      </w:pPr>
      <w:r w:rsidRPr="60E7682D">
        <w:rPr>
          <w:rFonts w:asciiTheme="majorHAnsi" w:hAnsiTheme="majorHAnsi"/>
          <w:sz w:val="28"/>
          <w:szCs w:val="28"/>
        </w:rPr>
        <w:t>Control Tables → Centralized state and observability</w:t>
      </w:r>
    </w:p>
    <w:p w:rsidRPr="00EF46C3" w:rsidR="00EF46C3" w:rsidP="3687D098" w:rsidRDefault="527B0B27" w14:paraId="79DFF905" w14:textId="35852B09">
      <w:pPr>
        <w:rPr>
          <w:b/>
          <w:bCs/>
          <w:sz w:val="40"/>
          <w:szCs w:val="40"/>
        </w:rPr>
      </w:pPr>
      <w:r>
        <w:rPr>
          <w:noProof/>
        </w:rPr>
        <w:drawing>
          <wp:inline distT="0" distB="0" distL="0" distR="0" wp14:anchorId="25F8F77B" wp14:editId="1D257DE4">
            <wp:extent cx="5724525" cy="3114675"/>
            <wp:effectExtent l="0" t="0" r="0" b="0"/>
            <wp:docPr id="266691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91041" name="Picture 266691041"/>
                    <pic:cNvPicPr/>
                  </pic:nvPicPr>
                  <pic:blipFill>
                    <a:blip r:embed="rId11">
                      <a:extLst>
                        <a:ext uri="{28A0092B-C50C-407E-A947-70E740481C1C}">
                          <a14:useLocalDpi xmlns:a14="http://schemas.microsoft.com/office/drawing/2010/main"/>
                        </a:ext>
                      </a:extLst>
                    </a:blip>
                    <a:stretch>
                      <a:fillRect/>
                    </a:stretch>
                  </pic:blipFill>
                  <pic:spPr>
                    <a:xfrm>
                      <a:off x="0" y="0"/>
                      <a:ext cx="5724525" cy="3114675"/>
                    </a:xfrm>
                    <a:prstGeom prst="rect">
                      <a:avLst/>
                    </a:prstGeom>
                  </pic:spPr>
                </pic:pic>
              </a:graphicData>
            </a:graphic>
          </wp:inline>
        </w:drawing>
      </w:r>
    </w:p>
    <w:p w:rsidRPr="00EF46C3" w:rsidR="00EF46C3" w:rsidP="3E15443B" w:rsidRDefault="2BE1B77F" w14:paraId="7E0639A3" w14:textId="47BCA6E5">
      <w:pPr>
        <w:pStyle w:val="Heading1"/>
        <w:rPr>
          <w:rStyle w:val="Heading1Char"/>
        </w:rPr>
      </w:pPr>
      <w:bookmarkStart w:name="_Toc1373585245" w:id="1811174501"/>
      <w:r w:rsidRPr="5A06AA06" w:rsidR="5CC99302">
        <w:rPr>
          <w:rStyle w:val="Heading1Char"/>
        </w:rPr>
        <w:t>4. Data Sources</w:t>
      </w:r>
      <w:bookmarkEnd w:id="1811174501"/>
    </w:p>
    <w:p w:rsidR="4B10C07E" w:rsidP="60E7682D" w:rsidRDefault="4B10C07E" w14:paraId="6BF6180C" w14:textId="2CFA459D">
      <w:pPr>
        <w:spacing w:before="240" w:after="240"/>
        <w:rPr>
          <w:rFonts w:asciiTheme="majorHAnsi" w:hAnsiTheme="majorHAnsi"/>
          <w:sz w:val="28"/>
          <w:szCs w:val="28"/>
        </w:rPr>
      </w:pPr>
      <w:r w:rsidRPr="60E7682D">
        <w:rPr>
          <w:rFonts w:asciiTheme="majorHAnsi" w:hAnsiTheme="majorHAnsi"/>
          <w:sz w:val="28"/>
          <w:szCs w:val="28"/>
        </w:rPr>
        <w:t>The platform ingests data from:</w:t>
      </w:r>
    </w:p>
    <w:p w:rsidR="4B10C07E" w:rsidP="60E7682D" w:rsidRDefault="4B10C07E" w14:paraId="24C3F97E" w14:textId="4E5CA0D3">
      <w:pPr>
        <w:pStyle w:val="ListParagraph"/>
        <w:numPr>
          <w:ilvl w:val="0"/>
          <w:numId w:val="7"/>
        </w:numPr>
        <w:spacing w:after="0"/>
        <w:rPr>
          <w:rFonts w:asciiTheme="majorHAnsi" w:hAnsiTheme="majorHAnsi"/>
          <w:sz w:val="28"/>
          <w:szCs w:val="28"/>
        </w:rPr>
      </w:pPr>
      <w:r w:rsidRPr="60E7682D">
        <w:rPr>
          <w:rFonts w:asciiTheme="majorHAnsi" w:hAnsiTheme="majorHAnsi"/>
          <w:sz w:val="28"/>
          <w:szCs w:val="28"/>
        </w:rPr>
        <w:t xml:space="preserve">Enrolments </w:t>
      </w:r>
    </w:p>
    <w:p w:rsidR="4B10C07E" w:rsidP="60E7682D" w:rsidRDefault="4B10C07E" w14:paraId="4D272319" w14:textId="35ACC95D">
      <w:pPr>
        <w:pStyle w:val="ListParagraph"/>
        <w:numPr>
          <w:ilvl w:val="0"/>
          <w:numId w:val="7"/>
        </w:numPr>
        <w:spacing w:after="0"/>
        <w:rPr>
          <w:rFonts w:asciiTheme="majorHAnsi" w:hAnsiTheme="majorHAnsi"/>
          <w:sz w:val="28"/>
          <w:szCs w:val="28"/>
        </w:rPr>
      </w:pPr>
      <w:r w:rsidRPr="60E7682D">
        <w:rPr>
          <w:rFonts w:asciiTheme="majorHAnsi" w:hAnsiTheme="majorHAnsi"/>
          <w:sz w:val="28"/>
          <w:szCs w:val="28"/>
        </w:rPr>
        <w:t xml:space="preserve">Claims </w:t>
      </w:r>
    </w:p>
    <w:p w:rsidR="4B10C07E" w:rsidP="60E7682D" w:rsidRDefault="3A599338" w14:paraId="61AB868D" w14:textId="62593E80">
      <w:pPr>
        <w:pStyle w:val="ListParagraph"/>
        <w:numPr>
          <w:ilvl w:val="0"/>
          <w:numId w:val="7"/>
        </w:numPr>
        <w:spacing w:after="0"/>
        <w:rPr>
          <w:rFonts w:asciiTheme="majorHAnsi" w:hAnsiTheme="majorHAnsi"/>
          <w:sz w:val="28"/>
          <w:szCs w:val="28"/>
        </w:rPr>
      </w:pPr>
      <w:r w:rsidRPr="029F77B3">
        <w:rPr>
          <w:rFonts w:asciiTheme="majorHAnsi" w:hAnsiTheme="majorHAnsi"/>
          <w:sz w:val="28"/>
          <w:szCs w:val="28"/>
        </w:rPr>
        <w:t xml:space="preserve">ADT (Admissions, Discharges, Transfers) </w:t>
      </w:r>
    </w:p>
    <w:p w:rsidR="180AABF0" w:rsidP="029F77B3" w:rsidRDefault="180AABF0" w14:paraId="2CC2C731" w14:textId="5CC8AFE8">
      <w:pPr>
        <w:pStyle w:val="ListParagraph"/>
        <w:numPr>
          <w:ilvl w:val="0"/>
          <w:numId w:val="7"/>
        </w:numPr>
        <w:spacing w:after="0"/>
        <w:rPr>
          <w:rFonts w:asciiTheme="majorHAnsi" w:hAnsiTheme="majorHAnsi"/>
          <w:sz w:val="28"/>
          <w:szCs w:val="28"/>
        </w:rPr>
      </w:pPr>
      <w:r w:rsidRPr="029F77B3">
        <w:rPr>
          <w:rFonts w:asciiTheme="majorHAnsi" w:hAnsiTheme="majorHAnsi"/>
          <w:sz w:val="28"/>
          <w:szCs w:val="28"/>
        </w:rPr>
        <w:t>Enhanced Rosters</w:t>
      </w:r>
    </w:p>
    <w:p w:rsidR="60E7682D" w:rsidP="60E7682D" w:rsidRDefault="60E7682D" w14:paraId="6AD58D90" w14:textId="24485FD3">
      <w:pPr>
        <w:spacing w:line="278" w:lineRule="auto"/>
        <w:rPr>
          <w:rFonts w:asciiTheme="majorHAnsi" w:hAnsiTheme="majorHAnsi"/>
          <w:sz w:val="28"/>
          <w:szCs w:val="28"/>
        </w:rPr>
      </w:pPr>
    </w:p>
    <w:p w:rsidR="157B46BE" w:rsidP="5071A63A" w:rsidRDefault="24736E13" w14:paraId="71FCC5F0" w14:textId="1F1727A1">
      <w:pPr>
        <w:pStyle w:val="Heading2"/>
      </w:pPr>
      <w:bookmarkStart w:name="_Toc2141687893" w:id="917575354"/>
      <w:r w:rsidR="15E22180">
        <w:rPr/>
        <w:t>4.1 Enrolments</w:t>
      </w:r>
      <w:bookmarkEnd w:id="917575354"/>
    </w:p>
    <w:tbl>
      <w:tblPr>
        <w:tblStyle w:val="GridTable1Light"/>
        <w:tblW w:w="9015" w:type="dxa"/>
        <w:tblLook w:val="04A0" w:firstRow="1" w:lastRow="0" w:firstColumn="1" w:lastColumn="0" w:noHBand="0" w:noVBand="1"/>
      </w:tblPr>
      <w:tblGrid>
        <w:gridCol w:w="3005"/>
        <w:gridCol w:w="3405"/>
        <w:gridCol w:w="2605"/>
      </w:tblGrid>
      <w:tr w:rsidR="0052420C" w:rsidTr="60E7682D" w14:paraId="5545309A" w14:textId="600EF6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tcPr>
          <w:p w:rsidR="00EF46C3" w:rsidP="00EF46C3" w:rsidRDefault="5D7CB765" w14:paraId="0FDE112A" w14:textId="515A2403">
            <w:pPr>
              <w:jc w:val="center"/>
              <w:rPr>
                <w:rFonts w:asciiTheme="majorHAnsi" w:hAnsiTheme="majorHAnsi"/>
                <w:sz w:val="28"/>
                <w:szCs w:val="28"/>
              </w:rPr>
            </w:pPr>
            <w:r w:rsidRPr="79C37B5F">
              <w:rPr>
                <w:rFonts w:asciiTheme="majorHAnsi" w:hAnsiTheme="majorHAnsi"/>
                <w:sz w:val="28"/>
                <w:szCs w:val="28"/>
              </w:rPr>
              <w:t>Source</w:t>
            </w:r>
            <w:r w:rsidRPr="166FBCE1" w:rsidR="13A938A8">
              <w:rPr>
                <w:rFonts w:asciiTheme="majorHAnsi" w:hAnsiTheme="majorHAnsi"/>
                <w:sz w:val="28"/>
                <w:szCs w:val="28"/>
              </w:rPr>
              <w:t xml:space="preserve"> System</w:t>
            </w:r>
          </w:p>
        </w:tc>
        <w:tc>
          <w:tcPr>
            <w:tcW w:w="3405" w:type="dxa"/>
          </w:tcPr>
          <w:p w:rsidRPr="18E3998C" w:rsidR="6D398C3B" w:rsidP="18E3998C" w:rsidRDefault="584081E8" w14:paraId="3F65C38B" w14:textId="59AAF91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8"/>
                <w:szCs w:val="28"/>
              </w:rPr>
            </w:pPr>
            <w:r w:rsidRPr="5071A63A">
              <w:rPr>
                <w:rFonts w:asciiTheme="majorHAnsi" w:hAnsiTheme="majorHAnsi"/>
                <w:sz w:val="28"/>
                <w:szCs w:val="28"/>
              </w:rPr>
              <w:t>Sub Type</w:t>
            </w:r>
          </w:p>
        </w:tc>
        <w:tc>
          <w:tcPr>
            <w:tcW w:w="2605" w:type="dxa"/>
          </w:tcPr>
          <w:p w:rsidRPr="79C37B5F" w:rsidR="5D7CB765" w:rsidP="79C37B5F" w:rsidRDefault="5D7CB765" w14:paraId="098815CB" w14:textId="62F45E6C">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8"/>
                <w:szCs w:val="28"/>
              </w:rPr>
            </w:pPr>
            <w:r w:rsidRPr="79C37B5F">
              <w:rPr>
                <w:rFonts w:asciiTheme="majorHAnsi" w:hAnsiTheme="majorHAnsi"/>
                <w:sz w:val="28"/>
                <w:szCs w:val="28"/>
              </w:rPr>
              <w:t>Comments</w:t>
            </w:r>
          </w:p>
        </w:tc>
      </w:tr>
      <w:tr w:rsidR="0052420C" w:rsidTr="60E7682D" w14:paraId="3D065374" w14:textId="6C05BC10">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Pr="00EF46C3" w:rsidR="00EF46C3" w:rsidP="15B5172D" w:rsidRDefault="5ED744D8" w14:paraId="27929261" w14:textId="5F1CBC9E">
            <w:pPr>
              <w:rPr>
                <w:rFonts w:asciiTheme="majorHAnsi" w:hAnsiTheme="majorHAnsi"/>
                <w:b w:val="0"/>
                <w:bCs w:val="0"/>
                <w:sz w:val="28"/>
                <w:szCs w:val="28"/>
              </w:rPr>
            </w:pPr>
            <w:r w:rsidRPr="15B5172D">
              <w:rPr>
                <w:rFonts w:asciiTheme="majorHAnsi" w:hAnsiTheme="majorHAnsi"/>
                <w:b w:val="0"/>
                <w:bCs w:val="0"/>
                <w:sz w:val="28"/>
                <w:szCs w:val="28"/>
              </w:rPr>
              <w:t>Fidelis NY</w:t>
            </w:r>
          </w:p>
        </w:tc>
        <w:tc>
          <w:tcPr>
            <w:tcW w:w="3405" w:type="dxa"/>
          </w:tcPr>
          <w:p w:rsidR="18E3998C" w:rsidP="15B5172D" w:rsidRDefault="14C0C2EF" w14:paraId="7786A681" w14:textId="2BE11D45">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60E7682D">
              <w:rPr>
                <w:rFonts w:asciiTheme="majorHAnsi" w:hAnsiTheme="majorHAnsi"/>
                <w:sz w:val="28"/>
                <w:szCs w:val="28"/>
              </w:rPr>
              <w:t>Upstate and Downstate</w:t>
            </w:r>
          </w:p>
        </w:tc>
        <w:tc>
          <w:tcPr>
            <w:tcW w:w="2605" w:type="dxa"/>
          </w:tcPr>
          <w:p w:rsidR="79C37B5F" w:rsidP="15B5172D" w:rsidRDefault="14C0C2EF" w14:paraId="35D96DB7" w14:textId="12B6D560">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60E7682D">
              <w:rPr>
                <w:rFonts w:asciiTheme="majorHAnsi" w:hAnsiTheme="majorHAnsi"/>
                <w:sz w:val="28"/>
                <w:szCs w:val="28"/>
              </w:rPr>
              <w:t xml:space="preserve">Layout of both the files are the same. </w:t>
            </w:r>
          </w:p>
        </w:tc>
      </w:tr>
      <w:tr w:rsidR="0052420C" w:rsidTr="60E7682D" w14:paraId="7C0DD7A4" w14:textId="48214365">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Pr="00EF46C3" w:rsidR="00EF46C3" w:rsidP="15B5172D" w:rsidRDefault="5ED744D8" w14:paraId="72427EF8" w14:textId="5ACFC792">
            <w:pPr>
              <w:rPr>
                <w:rFonts w:asciiTheme="majorHAnsi" w:hAnsiTheme="majorHAnsi"/>
                <w:b w:val="0"/>
                <w:bCs w:val="0"/>
                <w:sz w:val="28"/>
                <w:szCs w:val="28"/>
              </w:rPr>
            </w:pPr>
            <w:r w:rsidRPr="15B5172D">
              <w:rPr>
                <w:rFonts w:asciiTheme="majorHAnsi" w:hAnsiTheme="majorHAnsi"/>
                <w:b w:val="0"/>
                <w:bCs w:val="0"/>
                <w:sz w:val="28"/>
                <w:szCs w:val="28"/>
              </w:rPr>
              <w:t>Molina NY</w:t>
            </w:r>
          </w:p>
        </w:tc>
        <w:tc>
          <w:tcPr>
            <w:tcW w:w="3405" w:type="dxa"/>
          </w:tcPr>
          <w:p w:rsidR="18E3998C" w:rsidP="15B5172D" w:rsidRDefault="18E3998C" w14:paraId="2F3A198E" w14:textId="5FF74301">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c>
          <w:tcPr>
            <w:tcW w:w="2605" w:type="dxa"/>
          </w:tcPr>
          <w:p w:rsidR="79C37B5F" w:rsidP="15B5172D" w:rsidRDefault="79C37B5F" w14:paraId="64800678" w14:textId="2CA28AF7">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52420C" w:rsidTr="60E7682D" w14:paraId="78DF073B" w14:textId="17E0CB41">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Pr="00EF46C3" w:rsidR="00EF46C3" w:rsidP="15B5172D" w:rsidRDefault="5ED744D8" w14:paraId="5F1D0F41" w14:textId="28E6D83C">
            <w:pPr>
              <w:rPr>
                <w:rFonts w:asciiTheme="majorHAnsi" w:hAnsiTheme="majorHAnsi"/>
                <w:b w:val="0"/>
                <w:bCs w:val="0"/>
                <w:sz w:val="28"/>
                <w:szCs w:val="28"/>
              </w:rPr>
            </w:pPr>
            <w:r w:rsidRPr="15B5172D">
              <w:rPr>
                <w:rFonts w:asciiTheme="majorHAnsi" w:hAnsiTheme="majorHAnsi"/>
                <w:b w:val="0"/>
                <w:bCs w:val="0"/>
                <w:sz w:val="28"/>
                <w:szCs w:val="28"/>
              </w:rPr>
              <w:t>Optum NY</w:t>
            </w:r>
          </w:p>
        </w:tc>
        <w:tc>
          <w:tcPr>
            <w:tcW w:w="3405" w:type="dxa"/>
          </w:tcPr>
          <w:p w:rsidR="18E3998C" w:rsidP="15B5172D" w:rsidRDefault="18E3998C" w14:paraId="4E7903C7" w14:textId="01A22C0C">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c>
          <w:tcPr>
            <w:tcW w:w="2605" w:type="dxa"/>
          </w:tcPr>
          <w:p w:rsidR="79C37B5F" w:rsidP="15B5172D" w:rsidRDefault="79C37B5F" w14:paraId="51873867" w14:textId="508E95B3">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52420C" w:rsidTr="60E7682D" w14:paraId="644EEE06" w14:textId="3DBFEFD2">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Pr="00EF46C3" w:rsidR="00EF46C3" w:rsidP="15B5172D" w:rsidRDefault="5ED744D8" w14:paraId="1369FE56" w14:textId="0DD60873">
            <w:pPr>
              <w:rPr>
                <w:rFonts w:asciiTheme="majorHAnsi" w:hAnsiTheme="majorHAnsi"/>
                <w:b w:val="0"/>
                <w:bCs w:val="0"/>
                <w:sz w:val="28"/>
                <w:szCs w:val="28"/>
              </w:rPr>
            </w:pPr>
            <w:r w:rsidRPr="15B5172D">
              <w:rPr>
                <w:rFonts w:asciiTheme="majorHAnsi" w:hAnsiTheme="majorHAnsi"/>
                <w:b w:val="0"/>
                <w:bCs w:val="0"/>
                <w:sz w:val="28"/>
                <w:szCs w:val="28"/>
              </w:rPr>
              <w:t>Centene GA</w:t>
            </w:r>
          </w:p>
        </w:tc>
        <w:tc>
          <w:tcPr>
            <w:tcW w:w="3405" w:type="dxa"/>
          </w:tcPr>
          <w:p w:rsidR="18E3998C" w:rsidP="15B5172D" w:rsidRDefault="18E3998C" w14:paraId="546545BA" w14:textId="4D1C406C">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c>
          <w:tcPr>
            <w:tcW w:w="2605" w:type="dxa"/>
          </w:tcPr>
          <w:p w:rsidR="79C37B5F" w:rsidP="15B5172D" w:rsidRDefault="79C37B5F" w14:paraId="33493768" w14:textId="0965B1B6">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52420C" w:rsidTr="60E7682D" w14:paraId="30DF0F63"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79C37B5F" w:rsidP="15B5172D" w:rsidRDefault="5ED744D8" w14:paraId="1C06B3AC" w14:textId="56D19B95">
            <w:pPr>
              <w:rPr>
                <w:rFonts w:asciiTheme="majorHAnsi" w:hAnsiTheme="majorHAnsi"/>
                <w:b w:val="0"/>
                <w:bCs w:val="0"/>
                <w:sz w:val="28"/>
                <w:szCs w:val="28"/>
              </w:rPr>
            </w:pPr>
            <w:r w:rsidRPr="15B5172D">
              <w:rPr>
                <w:rFonts w:asciiTheme="majorHAnsi" w:hAnsiTheme="majorHAnsi"/>
                <w:b w:val="0"/>
                <w:bCs w:val="0"/>
                <w:sz w:val="28"/>
                <w:szCs w:val="28"/>
              </w:rPr>
              <w:t>Centene IL</w:t>
            </w:r>
          </w:p>
        </w:tc>
        <w:tc>
          <w:tcPr>
            <w:tcW w:w="3405" w:type="dxa"/>
          </w:tcPr>
          <w:p w:rsidR="18E3998C" w:rsidP="15B5172D" w:rsidRDefault="18E3998C" w14:paraId="7A113364" w14:textId="71F6071E">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c>
          <w:tcPr>
            <w:tcW w:w="2605" w:type="dxa"/>
          </w:tcPr>
          <w:p w:rsidR="79C37B5F" w:rsidP="15B5172D" w:rsidRDefault="79C37B5F" w14:paraId="69A6C3E4" w14:textId="0991B01D">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52420C" w:rsidTr="60E7682D" w14:paraId="0AEACE20"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79C37B5F" w:rsidP="15B5172D" w:rsidRDefault="5ED744D8" w14:paraId="34026477" w14:textId="16A98022">
            <w:pPr>
              <w:rPr>
                <w:rFonts w:asciiTheme="majorHAnsi" w:hAnsiTheme="majorHAnsi"/>
                <w:b w:val="0"/>
                <w:bCs w:val="0"/>
                <w:sz w:val="28"/>
                <w:szCs w:val="28"/>
              </w:rPr>
            </w:pPr>
            <w:r w:rsidRPr="15B5172D">
              <w:rPr>
                <w:rFonts w:asciiTheme="majorHAnsi" w:hAnsiTheme="majorHAnsi"/>
                <w:b w:val="0"/>
                <w:bCs w:val="0"/>
                <w:sz w:val="28"/>
                <w:szCs w:val="28"/>
              </w:rPr>
              <w:t>Athena</w:t>
            </w:r>
          </w:p>
        </w:tc>
        <w:tc>
          <w:tcPr>
            <w:tcW w:w="3405" w:type="dxa"/>
          </w:tcPr>
          <w:p w:rsidR="18E3998C" w:rsidP="15B5172D" w:rsidRDefault="18E3998C" w14:paraId="17BFC584" w14:textId="2DF18925">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c>
          <w:tcPr>
            <w:tcW w:w="2605" w:type="dxa"/>
          </w:tcPr>
          <w:p w:rsidR="79C37B5F" w:rsidP="15B5172D" w:rsidRDefault="79C37B5F" w14:paraId="02FAA492" w14:textId="03FFCDD2">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52420C" w:rsidTr="60E7682D" w14:paraId="2F938613"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79C37B5F" w:rsidP="15B5172D" w:rsidRDefault="5ED744D8" w14:paraId="527A3742" w14:textId="1C03A63E">
            <w:pPr>
              <w:rPr>
                <w:rFonts w:asciiTheme="majorHAnsi" w:hAnsiTheme="majorHAnsi"/>
                <w:b w:val="0"/>
                <w:bCs w:val="0"/>
                <w:sz w:val="28"/>
                <w:szCs w:val="28"/>
              </w:rPr>
            </w:pPr>
            <w:r w:rsidRPr="15B5172D">
              <w:rPr>
                <w:rFonts w:asciiTheme="majorHAnsi" w:hAnsiTheme="majorHAnsi"/>
                <w:b w:val="0"/>
                <w:bCs w:val="0"/>
                <w:sz w:val="28"/>
                <w:szCs w:val="28"/>
              </w:rPr>
              <w:t>Medent</w:t>
            </w:r>
          </w:p>
        </w:tc>
        <w:tc>
          <w:tcPr>
            <w:tcW w:w="3405" w:type="dxa"/>
          </w:tcPr>
          <w:p w:rsidR="18E3998C" w:rsidP="15B5172D" w:rsidRDefault="1BCA6BEE" w14:paraId="2AD4C1E8" w14:textId="1C9A33F0">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15B5172D">
              <w:rPr>
                <w:rFonts w:asciiTheme="majorHAnsi" w:hAnsiTheme="majorHAnsi"/>
                <w:sz w:val="28"/>
                <w:szCs w:val="28"/>
              </w:rPr>
              <w:t>CAH_152</w:t>
            </w:r>
          </w:p>
        </w:tc>
        <w:tc>
          <w:tcPr>
            <w:tcW w:w="2605" w:type="dxa"/>
          </w:tcPr>
          <w:p w:rsidR="79C37B5F" w:rsidP="15B5172D" w:rsidRDefault="79C37B5F" w14:paraId="2CCD0585" w14:textId="5B1EA793">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52420C" w:rsidTr="60E7682D" w14:paraId="68A39E5E"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79C37B5F" w:rsidP="15B5172D" w:rsidRDefault="1BCA6BEE" w14:paraId="1CA5BE43" w14:textId="02B5B904">
            <w:pPr>
              <w:rPr>
                <w:rFonts w:asciiTheme="majorHAnsi" w:hAnsiTheme="majorHAnsi"/>
                <w:b w:val="0"/>
                <w:bCs w:val="0"/>
                <w:sz w:val="28"/>
                <w:szCs w:val="28"/>
              </w:rPr>
            </w:pPr>
            <w:r w:rsidRPr="15B5172D">
              <w:rPr>
                <w:rFonts w:asciiTheme="majorHAnsi" w:hAnsiTheme="majorHAnsi"/>
                <w:b w:val="0"/>
                <w:bCs w:val="0"/>
                <w:sz w:val="28"/>
                <w:szCs w:val="28"/>
              </w:rPr>
              <w:t>Medent</w:t>
            </w:r>
          </w:p>
        </w:tc>
        <w:tc>
          <w:tcPr>
            <w:tcW w:w="3405" w:type="dxa"/>
          </w:tcPr>
          <w:p w:rsidR="18E3998C" w:rsidP="15B5172D" w:rsidRDefault="1BCA6BEE" w14:paraId="014B4728" w14:textId="0B271691">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15B5172D">
              <w:rPr>
                <w:rFonts w:asciiTheme="majorHAnsi" w:hAnsiTheme="majorHAnsi"/>
                <w:sz w:val="28"/>
                <w:szCs w:val="28"/>
              </w:rPr>
              <w:t>CMP_1598</w:t>
            </w:r>
          </w:p>
        </w:tc>
        <w:tc>
          <w:tcPr>
            <w:tcW w:w="2605" w:type="dxa"/>
          </w:tcPr>
          <w:p w:rsidR="79C37B5F" w:rsidP="15B5172D" w:rsidRDefault="79C37B5F" w14:paraId="0DE768FB" w14:textId="50A60249">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52420C" w:rsidTr="60E7682D" w14:paraId="571C72CA"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Pr="3BE0D634" w:rsidR="3BE0D634" w:rsidP="15B5172D" w:rsidRDefault="4AB089C7" w14:paraId="576447BC" w14:textId="225E0F3C">
            <w:pPr>
              <w:rPr>
                <w:rFonts w:asciiTheme="majorHAnsi" w:hAnsiTheme="majorHAnsi"/>
                <w:b w:val="0"/>
                <w:bCs w:val="0"/>
                <w:sz w:val="28"/>
                <w:szCs w:val="28"/>
              </w:rPr>
            </w:pPr>
            <w:r w:rsidRPr="15B5172D">
              <w:rPr>
                <w:rFonts w:asciiTheme="majorHAnsi" w:hAnsiTheme="majorHAnsi"/>
                <w:b w:val="0"/>
                <w:bCs w:val="0"/>
                <w:sz w:val="28"/>
                <w:szCs w:val="28"/>
              </w:rPr>
              <w:t>ACO</w:t>
            </w:r>
            <w:r w:rsidRPr="15B5172D" w:rsidR="7DB2E8A3">
              <w:rPr>
                <w:rFonts w:asciiTheme="majorHAnsi" w:hAnsiTheme="majorHAnsi"/>
                <w:b w:val="0"/>
                <w:bCs w:val="0"/>
                <w:sz w:val="28"/>
                <w:szCs w:val="28"/>
              </w:rPr>
              <w:t xml:space="preserve"> (CMS)</w:t>
            </w:r>
          </w:p>
        </w:tc>
        <w:tc>
          <w:tcPr>
            <w:tcW w:w="3405" w:type="dxa"/>
          </w:tcPr>
          <w:p w:rsidRPr="3BE0D634" w:rsidR="3BE0D634" w:rsidP="15B5172D" w:rsidRDefault="4AB089C7" w14:paraId="0B1BCCDC" w14:textId="730D23D0">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15B5172D">
              <w:rPr>
                <w:rFonts w:asciiTheme="majorHAnsi" w:hAnsiTheme="majorHAnsi"/>
                <w:sz w:val="28"/>
                <w:szCs w:val="28"/>
              </w:rPr>
              <w:t>D0284</w:t>
            </w:r>
          </w:p>
        </w:tc>
        <w:tc>
          <w:tcPr>
            <w:tcW w:w="2605" w:type="dxa"/>
          </w:tcPr>
          <w:p w:rsidR="79C37B5F" w:rsidP="15B5172D" w:rsidRDefault="79C37B5F" w14:paraId="60B601E6" w14:textId="68DB26A8">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52420C" w:rsidTr="60E7682D" w14:paraId="244A4EE9"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79C37B5F" w:rsidP="15B5172D" w:rsidRDefault="694E3260" w14:paraId="1AD78A41" w14:textId="265139C5">
            <w:pPr>
              <w:rPr>
                <w:rFonts w:asciiTheme="majorHAnsi" w:hAnsiTheme="majorHAnsi"/>
                <w:b w:val="0"/>
                <w:bCs w:val="0"/>
                <w:sz w:val="28"/>
                <w:szCs w:val="28"/>
              </w:rPr>
            </w:pPr>
            <w:r w:rsidRPr="15B5172D">
              <w:rPr>
                <w:rFonts w:asciiTheme="majorHAnsi" w:hAnsiTheme="majorHAnsi"/>
                <w:b w:val="0"/>
                <w:bCs w:val="0"/>
                <w:sz w:val="28"/>
                <w:szCs w:val="28"/>
              </w:rPr>
              <w:t>ACO</w:t>
            </w:r>
            <w:r w:rsidRPr="15B5172D" w:rsidR="6A27FF06">
              <w:rPr>
                <w:rFonts w:asciiTheme="majorHAnsi" w:hAnsiTheme="majorHAnsi"/>
                <w:b w:val="0"/>
                <w:bCs w:val="0"/>
                <w:sz w:val="28"/>
                <w:szCs w:val="28"/>
              </w:rPr>
              <w:t xml:space="preserve"> (CMS)</w:t>
            </w:r>
          </w:p>
        </w:tc>
        <w:tc>
          <w:tcPr>
            <w:tcW w:w="3405" w:type="dxa"/>
          </w:tcPr>
          <w:p w:rsidR="18E3998C" w:rsidP="15B5172D" w:rsidRDefault="1E5A077C" w14:paraId="5B77D2EF" w14:textId="6C3C3D15">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15B5172D">
              <w:rPr>
                <w:rFonts w:asciiTheme="majorHAnsi" w:hAnsiTheme="majorHAnsi"/>
                <w:sz w:val="28"/>
                <w:szCs w:val="28"/>
              </w:rPr>
              <w:t>MSSP</w:t>
            </w:r>
          </w:p>
        </w:tc>
        <w:tc>
          <w:tcPr>
            <w:tcW w:w="2605" w:type="dxa"/>
          </w:tcPr>
          <w:p w:rsidR="79C37B5F" w:rsidP="15B5172D" w:rsidRDefault="79C37B5F" w14:paraId="0593A36C" w14:textId="5A6953B3">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bl>
    <w:p w:rsidR="00EF46C3" w:rsidP="001A10C7" w:rsidRDefault="00EF46C3" w14:paraId="20748609" w14:textId="77777777">
      <w:pPr>
        <w:rPr>
          <w:rFonts w:asciiTheme="majorHAnsi" w:hAnsiTheme="majorHAnsi"/>
          <w:sz w:val="28"/>
          <w:szCs w:val="28"/>
        </w:rPr>
      </w:pPr>
    </w:p>
    <w:p w:rsidR="22F6EABC" w:rsidP="5071A63A" w:rsidRDefault="4463B2E7" w14:paraId="05896F16" w14:textId="473D3F24">
      <w:pPr>
        <w:pStyle w:val="Heading2"/>
      </w:pPr>
      <w:bookmarkStart w:name="_Toc1915370640" w:id="301731372"/>
      <w:r w:rsidR="1F9403CA">
        <w:rPr/>
        <w:t>4.2 Daily Census (ADT</w:t>
      </w:r>
      <w:r w:rsidR="79DAB872">
        <w:rPr/>
        <w:t>s</w:t>
      </w:r>
      <w:r w:rsidR="1F9403CA">
        <w:rPr/>
        <w:t>)</w:t>
      </w:r>
      <w:bookmarkEnd w:id="301731372"/>
    </w:p>
    <w:tbl>
      <w:tblPr>
        <w:tblStyle w:val="GridTable1Light"/>
        <w:tblW w:w="0" w:type="auto"/>
        <w:tblLook w:val="04A0" w:firstRow="1" w:lastRow="0" w:firstColumn="1" w:lastColumn="0" w:noHBand="0" w:noVBand="1"/>
      </w:tblPr>
      <w:tblGrid>
        <w:gridCol w:w="3005"/>
        <w:gridCol w:w="3465"/>
        <w:gridCol w:w="2545"/>
      </w:tblGrid>
      <w:tr w:rsidR="00896D30" w:rsidTr="15B5172D" w14:paraId="18C1430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tcPr>
          <w:p w:rsidR="02530A5B" w:rsidP="02530A5B" w:rsidRDefault="02530A5B" w14:paraId="0C975932" w14:textId="515A2403">
            <w:pPr>
              <w:jc w:val="center"/>
              <w:rPr>
                <w:rFonts w:asciiTheme="majorHAnsi" w:hAnsiTheme="majorHAnsi"/>
                <w:sz w:val="28"/>
                <w:szCs w:val="28"/>
              </w:rPr>
            </w:pPr>
            <w:r w:rsidRPr="02530A5B">
              <w:rPr>
                <w:rFonts w:asciiTheme="majorHAnsi" w:hAnsiTheme="majorHAnsi"/>
                <w:sz w:val="28"/>
                <w:szCs w:val="28"/>
              </w:rPr>
              <w:t>Source System</w:t>
            </w:r>
          </w:p>
        </w:tc>
        <w:tc>
          <w:tcPr>
            <w:tcW w:w="3465" w:type="dxa"/>
          </w:tcPr>
          <w:p w:rsidR="02530A5B" w:rsidP="02530A5B" w:rsidRDefault="02530A5B" w14:paraId="1C2E57CF" w14:textId="59AAF91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8"/>
                <w:szCs w:val="28"/>
              </w:rPr>
            </w:pPr>
            <w:r w:rsidRPr="02530A5B">
              <w:rPr>
                <w:rFonts w:asciiTheme="majorHAnsi" w:hAnsiTheme="majorHAnsi"/>
                <w:sz w:val="28"/>
                <w:szCs w:val="28"/>
              </w:rPr>
              <w:t>Sub Type</w:t>
            </w:r>
          </w:p>
        </w:tc>
        <w:tc>
          <w:tcPr>
            <w:tcW w:w="2545" w:type="dxa"/>
          </w:tcPr>
          <w:p w:rsidR="02530A5B" w:rsidP="02530A5B" w:rsidRDefault="02530A5B" w14:paraId="5476C623" w14:textId="62F45E6C">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8"/>
                <w:szCs w:val="28"/>
              </w:rPr>
            </w:pPr>
            <w:r w:rsidRPr="02530A5B">
              <w:rPr>
                <w:rFonts w:asciiTheme="majorHAnsi" w:hAnsiTheme="majorHAnsi"/>
                <w:sz w:val="28"/>
                <w:szCs w:val="28"/>
              </w:rPr>
              <w:t>Comments</w:t>
            </w:r>
          </w:p>
        </w:tc>
      </w:tr>
      <w:tr w:rsidR="00896D30" w:rsidTr="15B5172D" w14:paraId="2E070142"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02530A5B" w:rsidP="15B5172D" w:rsidRDefault="43AFCE43" w14:paraId="22956018" w14:textId="439A6543">
            <w:pPr>
              <w:rPr>
                <w:rFonts w:asciiTheme="majorHAnsi" w:hAnsiTheme="majorHAnsi"/>
                <w:b w:val="0"/>
                <w:bCs w:val="0"/>
                <w:sz w:val="28"/>
                <w:szCs w:val="28"/>
              </w:rPr>
            </w:pPr>
            <w:r w:rsidRPr="15B5172D">
              <w:rPr>
                <w:rFonts w:asciiTheme="majorHAnsi" w:hAnsiTheme="majorHAnsi"/>
                <w:b w:val="0"/>
                <w:bCs w:val="0"/>
                <w:sz w:val="28"/>
                <w:szCs w:val="28"/>
              </w:rPr>
              <w:t>Fidelis</w:t>
            </w:r>
            <w:r w:rsidRPr="15B5172D" w:rsidR="2D60CF6B">
              <w:rPr>
                <w:rFonts w:asciiTheme="majorHAnsi" w:hAnsiTheme="majorHAnsi"/>
                <w:b w:val="0"/>
                <w:bCs w:val="0"/>
                <w:sz w:val="28"/>
                <w:szCs w:val="28"/>
              </w:rPr>
              <w:t xml:space="preserve"> NY</w:t>
            </w:r>
          </w:p>
        </w:tc>
        <w:tc>
          <w:tcPr>
            <w:tcW w:w="3465" w:type="dxa"/>
          </w:tcPr>
          <w:p w:rsidR="02530A5B" w:rsidP="15B5172D" w:rsidRDefault="7B2BA4C8" w14:paraId="3662B92E" w14:textId="1CD16357">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15B5172D">
              <w:rPr>
                <w:rFonts w:asciiTheme="majorHAnsi" w:hAnsiTheme="majorHAnsi"/>
                <w:sz w:val="28"/>
                <w:szCs w:val="28"/>
              </w:rPr>
              <w:t>Fidelis</w:t>
            </w:r>
          </w:p>
        </w:tc>
        <w:tc>
          <w:tcPr>
            <w:tcW w:w="2545" w:type="dxa"/>
          </w:tcPr>
          <w:p w:rsidR="02530A5B" w:rsidP="02530A5B" w:rsidRDefault="02530A5B" w14:paraId="24681C16" w14:textId="6A8C8D59">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896D30" w:rsidTr="15B5172D" w14:paraId="265382A3"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Pr="68199D2B" w:rsidR="68199D2B" w:rsidP="15B5172D" w:rsidRDefault="2055494B" w14:paraId="1DF3730C" w14:textId="2206AADD">
            <w:pPr>
              <w:rPr>
                <w:rFonts w:asciiTheme="majorHAnsi" w:hAnsiTheme="majorHAnsi"/>
                <w:b w:val="0"/>
                <w:bCs w:val="0"/>
                <w:sz w:val="28"/>
                <w:szCs w:val="28"/>
              </w:rPr>
            </w:pPr>
            <w:r w:rsidRPr="15B5172D">
              <w:rPr>
                <w:rFonts w:asciiTheme="majorHAnsi" w:hAnsiTheme="majorHAnsi"/>
                <w:b w:val="0"/>
                <w:bCs w:val="0"/>
                <w:sz w:val="28"/>
                <w:szCs w:val="28"/>
              </w:rPr>
              <w:t>Rhios</w:t>
            </w:r>
          </w:p>
        </w:tc>
        <w:tc>
          <w:tcPr>
            <w:tcW w:w="3465" w:type="dxa"/>
          </w:tcPr>
          <w:p w:rsidR="02530A5B" w:rsidP="15B5172D" w:rsidRDefault="72A7B517" w14:paraId="6067AFF5" w14:textId="7E940847">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15B5172D">
              <w:rPr>
                <w:rFonts w:asciiTheme="majorHAnsi" w:hAnsiTheme="majorHAnsi"/>
                <w:sz w:val="28"/>
                <w:szCs w:val="28"/>
              </w:rPr>
              <w:t>Bronx / HiBridge</w:t>
            </w:r>
            <w:r w:rsidRPr="15B5172D" w:rsidR="303C6005">
              <w:rPr>
                <w:rFonts w:asciiTheme="majorHAnsi" w:hAnsiTheme="majorHAnsi"/>
                <w:sz w:val="28"/>
                <w:szCs w:val="28"/>
              </w:rPr>
              <w:t xml:space="preserve"> </w:t>
            </w:r>
            <w:proofErr w:type="gramStart"/>
            <w:r w:rsidRPr="15B5172D">
              <w:rPr>
                <w:rFonts w:asciiTheme="majorHAnsi" w:hAnsiTheme="majorHAnsi"/>
                <w:sz w:val="28"/>
                <w:szCs w:val="28"/>
              </w:rPr>
              <w:t>/</w:t>
            </w:r>
            <w:r w:rsidRPr="15B5172D" w:rsidR="4BB6E5F7">
              <w:rPr>
                <w:rFonts w:asciiTheme="majorHAnsi" w:hAnsiTheme="majorHAnsi"/>
                <w:sz w:val="28"/>
                <w:szCs w:val="28"/>
              </w:rPr>
              <w:t xml:space="preserve">  </w:t>
            </w:r>
            <w:r w:rsidRPr="15B5172D">
              <w:rPr>
                <w:rFonts w:asciiTheme="majorHAnsi" w:hAnsiTheme="majorHAnsi"/>
                <w:sz w:val="28"/>
                <w:szCs w:val="28"/>
              </w:rPr>
              <w:t>HealthIX</w:t>
            </w:r>
            <w:proofErr w:type="gramEnd"/>
          </w:p>
        </w:tc>
        <w:tc>
          <w:tcPr>
            <w:tcW w:w="2545" w:type="dxa"/>
          </w:tcPr>
          <w:p w:rsidR="02530A5B" w:rsidP="02530A5B" w:rsidRDefault="02530A5B" w14:paraId="3A8E4839" w14:textId="2CA28AF7">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896D30" w:rsidTr="15B5172D" w14:paraId="35B5CE09"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Pr="68199D2B" w:rsidR="68199D2B" w:rsidP="15B5172D" w:rsidRDefault="2055494B" w14:paraId="146F28CE" w14:textId="238E121C">
            <w:pPr>
              <w:rPr>
                <w:rFonts w:asciiTheme="majorHAnsi" w:hAnsiTheme="majorHAnsi"/>
                <w:b w:val="0"/>
                <w:bCs w:val="0"/>
                <w:sz w:val="28"/>
                <w:szCs w:val="28"/>
              </w:rPr>
            </w:pPr>
            <w:r w:rsidRPr="15B5172D">
              <w:rPr>
                <w:rFonts w:asciiTheme="majorHAnsi" w:hAnsiTheme="majorHAnsi"/>
                <w:b w:val="0"/>
                <w:bCs w:val="0"/>
                <w:sz w:val="28"/>
                <w:szCs w:val="28"/>
              </w:rPr>
              <w:t>Rhios</w:t>
            </w:r>
          </w:p>
        </w:tc>
        <w:tc>
          <w:tcPr>
            <w:tcW w:w="3465" w:type="dxa"/>
          </w:tcPr>
          <w:p w:rsidR="02530A5B" w:rsidP="15B5172D" w:rsidRDefault="66AB5130" w14:paraId="2A50AC79" w14:textId="7042664A">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15B5172D">
              <w:rPr>
                <w:rFonts w:asciiTheme="majorHAnsi" w:hAnsiTheme="majorHAnsi"/>
                <w:sz w:val="28"/>
                <w:szCs w:val="28"/>
              </w:rPr>
              <w:t>Health</w:t>
            </w:r>
            <w:r w:rsidRPr="15B5172D" w:rsidR="5480BE17">
              <w:rPr>
                <w:rFonts w:asciiTheme="majorHAnsi" w:hAnsiTheme="majorHAnsi"/>
                <w:sz w:val="28"/>
                <w:szCs w:val="28"/>
              </w:rPr>
              <w:t>e</w:t>
            </w:r>
            <w:r w:rsidRPr="15B5172D">
              <w:rPr>
                <w:rFonts w:asciiTheme="majorHAnsi" w:hAnsiTheme="majorHAnsi"/>
                <w:sz w:val="28"/>
                <w:szCs w:val="28"/>
              </w:rPr>
              <w:t>Link</w:t>
            </w:r>
          </w:p>
        </w:tc>
        <w:tc>
          <w:tcPr>
            <w:tcW w:w="2545" w:type="dxa"/>
          </w:tcPr>
          <w:p w:rsidR="02530A5B" w:rsidP="02530A5B" w:rsidRDefault="02530A5B" w14:paraId="2AD06FA0" w14:textId="508E95B3">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896D30" w:rsidTr="15B5172D" w14:paraId="2873B763"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Pr="68199D2B" w:rsidR="68199D2B" w:rsidP="15B5172D" w:rsidRDefault="2055494B" w14:paraId="4F0F7789" w14:textId="01405861">
            <w:pPr>
              <w:rPr>
                <w:rFonts w:asciiTheme="majorHAnsi" w:hAnsiTheme="majorHAnsi"/>
                <w:b w:val="0"/>
                <w:bCs w:val="0"/>
                <w:sz w:val="28"/>
                <w:szCs w:val="28"/>
              </w:rPr>
            </w:pPr>
            <w:r w:rsidRPr="15B5172D">
              <w:rPr>
                <w:rFonts w:asciiTheme="majorHAnsi" w:hAnsiTheme="majorHAnsi"/>
                <w:b w:val="0"/>
                <w:bCs w:val="0"/>
                <w:sz w:val="28"/>
                <w:szCs w:val="28"/>
              </w:rPr>
              <w:t>Rhios</w:t>
            </w:r>
          </w:p>
        </w:tc>
        <w:tc>
          <w:tcPr>
            <w:tcW w:w="3465" w:type="dxa"/>
          </w:tcPr>
          <w:p w:rsidR="02530A5B" w:rsidP="15B5172D" w:rsidRDefault="0637345B" w14:paraId="77F0AD91" w14:textId="2B4790F9">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15B5172D">
              <w:rPr>
                <w:rFonts w:asciiTheme="majorHAnsi" w:hAnsiTheme="majorHAnsi"/>
                <w:sz w:val="28"/>
                <w:szCs w:val="28"/>
              </w:rPr>
              <w:t>Health Connection</w:t>
            </w:r>
          </w:p>
        </w:tc>
        <w:tc>
          <w:tcPr>
            <w:tcW w:w="2545" w:type="dxa"/>
          </w:tcPr>
          <w:p w:rsidR="02530A5B" w:rsidP="02530A5B" w:rsidRDefault="02530A5B" w14:paraId="21A38F10" w14:textId="0965B1B6">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896D30" w:rsidTr="15B5172D" w14:paraId="5823A735"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1C9ACA61" w:rsidP="15B5172D" w:rsidRDefault="0637345B" w14:paraId="0DDC5F1A" w14:textId="44058A2C">
            <w:pPr>
              <w:rPr>
                <w:rFonts w:asciiTheme="majorHAnsi" w:hAnsiTheme="majorHAnsi"/>
                <w:b w:val="0"/>
                <w:bCs w:val="0"/>
                <w:sz w:val="28"/>
                <w:szCs w:val="28"/>
              </w:rPr>
            </w:pPr>
            <w:r w:rsidRPr="15B5172D">
              <w:rPr>
                <w:rFonts w:asciiTheme="majorHAnsi" w:hAnsiTheme="majorHAnsi"/>
                <w:b w:val="0"/>
                <w:bCs w:val="0"/>
                <w:sz w:val="28"/>
                <w:szCs w:val="28"/>
              </w:rPr>
              <w:t>Particle</w:t>
            </w:r>
          </w:p>
        </w:tc>
        <w:tc>
          <w:tcPr>
            <w:tcW w:w="3465" w:type="dxa"/>
          </w:tcPr>
          <w:p w:rsidR="02530A5B" w:rsidP="15B5172D" w:rsidRDefault="0637345B" w14:paraId="74342B07" w14:textId="06C19304">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15B5172D">
              <w:rPr>
                <w:rFonts w:asciiTheme="majorHAnsi" w:hAnsiTheme="majorHAnsi"/>
                <w:sz w:val="28"/>
                <w:szCs w:val="28"/>
              </w:rPr>
              <w:t>Particle Health</w:t>
            </w:r>
          </w:p>
        </w:tc>
        <w:tc>
          <w:tcPr>
            <w:tcW w:w="2545" w:type="dxa"/>
          </w:tcPr>
          <w:p w:rsidR="02530A5B" w:rsidP="02530A5B" w:rsidRDefault="02530A5B" w14:paraId="2952A15C" w14:textId="0991B01D">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896D30" w:rsidTr="15B5172D" w14:paraId="336A5038"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02530A5B" w:rsidP="15B5172D" w:rsidRDefault="5637090D" w14:paraId="3DE212DA" w14:textId="0AF6BE2F">
            <w:pPr>
              <w:rPr>
                <w:rFonts w:asciiTheme="majorHAnsi" w:hAnsiTheme="majorHAnsi"/>
                <w:b w:val="0"/>
                <w:bCs w:val="0"/>
                <w:sz w:val="28"/>
                <w:szCs w:val="28"/>
              </w:rPr>
            </w:pPr>
            <w:r w:rsidRPr="15B5172D">
              <w:rPr>
                <w:rFonts w:asciiTheme="majorHAnsi" w:hAnsiTheme="majorHAnsi"/>
                <w:b w:val="0"/>
                <w:bCs w:val="0"/>
                <w:sz w:val="28"/>
                <w:szCs w:val="28"/>
              </w:rPr>
              <w:t>Garage</w:t>
            </w:r>
          </w:p>
        </w:tc>
        <w:tc>
          <w:tcPr>
            <w:tcW w:w="3465" w:type="dxa"/>
          </w:tcPr>
          <w:p w:rsidR="02530A5B" w:rsidP="15B5172D" w:rsidRDefault="5637090D" w14:paraId="249245EB" w14:textId="4317CF05">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15B5172D">
              <w:rPr>
                <w:rFonts w:asciiTheme="majorHAnsi" w:hAnsiTheme="majorHAnsi"/>
                <w:sz w:val="28"/>
                <w:szCs w:val="28"/>
              </w:rPr>
              <w:t>Daily ADT</w:t>
            </w:r>
          </w:p>
        </w:tc>
        <w:tc>
          <w:tcPr>
            <w:tcW w:w="2545" w:type="dxa"/>
          </w:tcPr>
          <w:p w:rsidR="02530A5B" w:rsidP="02530A5B" w:rsidRDefault="02530A5B" w14:paraId="33E18A8B" w14:textId="03FFCDD2">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896D30" w:rsidTr="15B5172D" w14:paraId="1D29C6B8"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02530A5B" w:rsidP="15B5172D" w:rsidRDefault="75834DE5" w14:paraId="3CB6492F" w14:textId="3DDEA5DC">
            <w:pPr>
              <w:rPr>
                <w:rFonts w:asciiTheme="majorHAnsi" w:hAnsiTheme="majorHAnsi"/>
                <w:b w:val="0"/>
                <w:bCs w:val="0"/>
                <w:sz w:val="28"/>
                <w:szCs w:val="28"/>
              </w:rPr>
            </w:pPr>
            <w:r w:rsidRPr="15B5172D">
              <w:rPr>
                <w:rFonts w:asciiTheme="majorHAnsi" w:hAnsiTheme="majorHAnsi"/>
                <w:b w:val="0"/>
                <w:bCs w:val="0"/>
                <w:sz w:val="28"/>
                <w:szCs w:val="28"/>
              </w:rPr>
              <w:t>PCC</w:t>
            </w:r>
          </w:p>
        </w:tc>
        <w:tc>
          <w:tcPr>
            <w:tcW w:w="3465" w:type="dxa"/>
          </w:tcPr>
          <w:p w:rsidR="02530A5B" w:rsidP="15B5172D" w:rsidRDefault="75834DE5" w14:paraId="2142CC7E" w14:textId="63569F10">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15B5172D">
              <w:rPr>
                <w:rFonts w:asciiTheme="majorHAnsi" w:hAnsiTheme="majorHAnsi"/>
                <w:sz w:val="28"/>
                <w:szCs w:val="28"/>
              </w:rPr>
              <w:t>PCC National</w:t>
            </w:r>
          </w:p>
        </w:tc>
        <w:tc>
          <w:tcPr>
            <w:tcW w:w="2545" w:type="dxa"/>
          </w:tcPr>
          <w:p w:rsidR="02530A5B" w:rsidP="02530A5B" w:rsidRDefault="02530A5B" w14:paraId="3999EEB2" w14:textId="5B1EA793">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9918FE" w:rsidTr="15B5172D" w14:paraId="22A2A24F"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Pr="715C41F9" w:rsidR="715C41F9" w:rsidP="15B5172D" w:rsidRDefault="53F425B9" w14:paraId="3B952FB3" w14:textId="3DDEA5DC">
            <w:pPr>
              <w:rPr>
                <w:rFonts w:asciiTheme="majorHAnsi" w:hAnsiTheme="majorHAnsi"/>
                <w:b w:val="0"/>
                <w:bCs w:val="0"/>
                <w:sz w:val="28"/>
                <w:szCs w:val="28"/>
              </w:rPr>
            </w:pPr>
            <w:r w:rsidRPr="15B5172D">
              <w:rPr>
                <w:rFonts w:asciiTheme="majorHAnsi" w:hAnsiTheme="majorHAnsi"/>
                <w:b w:val="0"/>
                <w:bCs w:val="0"/>
                <w:sz w:val="28"/>
                <w:szCs w:val="28"/>
              </w:rPr>
              <w:t>PCC</w:t>
            </w:r>
          </w:p>
        </w:tc>
        <w:tc>
          <w:tcPr>
            <w:tcW w:w="3465" w:type="dxa"/>
          </w:tcPr>
          <w:p w:rsidRPr="715C41F9" w:rsidR="715C41F9" w:rsidP="15B5172D" w:rsidRDefault="53F425B9" w14:paraId="5E24CA5A" w14:textId="5369614E">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15B5172D">
              <w:rPr>
                <w:rFonts w:asciiTheme="majorHAnsi" w:hAnsiTheme="majorHAnsi"/>
                <w:sz w:val="28"/>
                <w:szCs w:val="28"/>
              </w:rPr>
              <w:t xml:space="preserve">PCC </w:t>
            </w:r>
            <w:r w:rsidRPr="15B5172D" w:rsidR="61EF4545">
              <w:rPr>
                <w:rFonts w:asciiTheme="majorHAnsi" w:hAnsiTheme="majorHAnsi"/>
                <w:sz w:val="28"/>
                <w:szCs w:val="28"/>
              </w:rPr>
              <w:t>IL</w:t>
            </w:r>
          </w:p>
        </w:tc>
        <w:tc>
          <w:tcPr>
            <w:tcW w:w="2545" w:type="dxa"/>
          </w:tcPr>
          <w:p w:rsidR="02530A5B" w:rsidP="02530A5B" w:rsidRDefault="02530A5B" w14:paraId="18BB8056" w14:textId="50A60249">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bl>
    <w:p w:rsidR="02530A5B" w:rsidP="02530A5B" w:rsidRDefault="02530A5B" w14:paraId="1AED6EC1" w14:textId="6F06B9EA"/>
    <w:p w:rsidR="4020C414" w:rsidP="15753985" w:rsidRDefault="6CFB169C" w14:paraId="796BF031" w14:textId="62D009D6">
      <w:pPr>
        <w:pStyle w:val="Heading2"/>
      </w:pPr>
      <w:bookmarkStart w:name="_Toc1335569832" w:id="1514465720"/>
      <w:r w:rsidR="2A67A1DE">
        <w:rPr/>
        <w:t>4.3 Claims</w:t>
      </w:r>
      <w:bookmarkEnd w:id="1514465720"/>
    </w:p>
    <w:tbl>
      <w:tblPr>
        <w:tblStyle w:val="GridTable1Light"/>
        <w:tblW w:w="0" w:type="auto"/>
        <w:tblLook w:val="04A0" w:firstRow="1" w:lastRow="0" w:firstColumn="1" w:lastColumn="0" w:noHBand="0" w:noVBand="1"/>
      </w:tblPr>
      <w:tblGrid>
        <w:gridCol w:w="3005"/>
        <w:gridCol w:w="3510"/>
        <w:gridCol w:w="2500"/>
      </w:tblGrid>
      <w:tr w:rsidR="000F29CC" w:rsidTr="15B5172D" w14:paraId="42BB82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tcPr>
          <w:p w:rsidR="15753985" w:rsidP="15753985" w:rsidRDefault="15753985" w14:paraId="78EA4C15" w14:textId="515A2403">
            <w:pPr>
              <w:jc w:val="center"/>
              <w:rPr>
                <w:rFonts w:asciiTheme="majorHAnsi" w:hAnsiTheme="majorHAnsi"/>
                <w:sz w:val="28"/>
                <w:szCs w:val="28"/>
              </w:rPr>
            </w:pPr>
            <w:r w:rsidRPr="15753985">
              <w:rPr>
                <w:rFonts w:asciiTheme="majorHAnsi" w:hAnsiTheme="majorHAnsi"/>
                <w:sz w:val="28"/>
                <w:szCs w:val="28"/>
              </w:rPr>
              <w:t>Source System</w:t>
            </w:r>
          </w:p>
        </w:tc>
        <w:tc>
          <w:tcPr>
            <w:tcW w:w="3510" w:type="dxa"/>
          </w:tcPr>
          <w:p w:rsidR="15753985" w:rsidP="15753985" w:rsidRDefault="15753985" w14:paraId="09208380" w14:textId="59AAF91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8"/>
                <w:szCs w:val="28"/>
              </w:rPr>
            </w:pPr>
            <w:r w:rsidRPr="15753985">
              <w:rPr>
                <w:rFonts w:asciiTheme="majorHAnsi" w:hAnsiTheme="majorHAnsi"/>
                <w:sz w:val="28"/>
                <w:szCs w:val="28"/>
              </w:rPr>
              <w:t>Sub Type</w:t>
            </w:r>
          </w:p>
        </w:tc>
        <w:tc>
          <w:tcPr>
            <w:tcW w:w="2500" w:type="dxa"/>
          </w:tcPr>
          <w:p w:rsidR="15753985" w:rsidP="15753985" w:rsidRDefault="15753985" w14:paraId="6E8F297B" w14:textId="62F45E6C">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8"/>
                <w:szCs w:val="28"/>
              </w:rPr>
            </w:pPr>
            <w:r w:rsidRPr="15753985">
              <w:rPr>
                <w:rFonts w:asciiTheme="majorHAnsi" w:hAnsiTheme="majorHAnsi"/>
                <w:sz w:val="28"/>
                <w:szCs w:val="28"/>
              </w:rPr>
              <w:t>Comments</w:t>
            </w:r>
          </w:p>
        </w:tc>
      </w:tr>
      <w:tr w:rsidR="009918FE" w:rsidTr="15B5172D" w14:paraId="2C52D31C"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2B1ED781" w:rsidP="15B5172D" w:rsidRDefault="6B067F87" w14:paraId="23619EED" w14:textId="1E61EB02">
            <w:pPr>
              <w:rPr>
                <w:rFonts w:asciiTheme="majorHAnsi" w:hAnsiTheme="majorHAnsi"/>
                <w:b w:val="0"/>
                <w:bCs w:val="0"/>
                <w:sz w:val="28"/>
                <w:szCs w:val="28"/>
              </w:rPr>
            </w:pPr>
            <w:r w:rsidRPr="15B5172D">
              <w:rPr>
                <w:rFonts w:asciiTheme="majorHAnsi" w:hAnsiTheme="majorHAnsi"/>
                <w:b w:val="0"/>
                <w:bCs w:val="0"/>
                <w:sz w:val="28"/>
                <w:szCs w:val="28"/>
              </w:rPr>
              <w:t>Centene</w:t>
            </w:r>
          </w:p>
        </w:tc>
        <w:tc>
          <w:tcPr>
            <w:tcW w:w="3510" w:type="dxa"/>
          </w:tcPr>
          <w:p w:rsidR="2B1ED781" w:rsidP="15B5172D" w:rsidRDefault="6B067F87" w14:paraId="272A2530" w14:textId="5300BA90">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15B5172D">
              <w:rPr>
                <w:rFonts w:asciiTheme="majorHAnsi" w:hAnsiTheme="majorHAnsi"/>
                <w:sz w:val="28"/>
                <w:szCs w:val="28"/>
              </w:rPr>
              <w:t>Fidelis NY</w:t>
            </w:r>
          </w:p>
        </w:tc>
        <w:tc>
          <w:tcPr>
            <w:tcW w:w="2500" w:type="dxa"/>
          </w:tcPr>
          <w:p w:rsidR="517FB747" w:rsidP="15B5172D" w:rsidRDefault="517FB747" w14:paraId="0008EBD9" w14:textId="5F7D681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0F29CC" w:rsidTr="15B5172D" w14:paraId="505F44FE"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2B1ED781" w:rsidP="15B5172D" w:rsidRDefault="6B067F87" w14:paraId="20D5F0D2" w14:textId="7CBEF078">
            <w:pPr>
              <w:rPr>
                <w:rFonts w:asciiTheme="majorHAnsi" w:hAnsiTheme="majorHAnsi"/>
                <w:b w:val="0"/>
                <w:bCs w:val="0"/>
                <w:sz w:val="28"/>
                <w:szCs w:val="28"/>
              </w:rPr>
            </w:pPr>
            <w:r w:rsidRPr="15B5172D">
              <w:rPr>
                <w:rFonts w:asciiTheme="majorHAnsi" w:hAnsiTheme="majorHAnsi"/>
                <w:b w:val="0"/>
                <w:bCs w:val="0"/>
                <w:sz w:val="28"/>
                <w:szCs w:val="28"/>
              </w:rPr>
              <w:t>Centene</w:t>
            </w:r>
          </w:p>
        </w:tc>
        <w:tc>
          <w:tcPr>
            <w:tcW w:w="3510" w:type="dxa"/>
          </w:tcPr>
          <w:p w:rsidR="2B1ED781" w:rsidP="15B5172D" w:rsidRDefault="6B067F87" w14:paraId="69B99ECC" w14:textId="2EF56DE8">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15B5172D">
              <w:rPr>
                <w:rFonts w:asciiTheme="majorHAnsi" w:hAnsiTheme="majorHAnsi"/>
                <w:sz w:val="28"/>
                <w:szCs w:val="28"/>
              </w:rPr>
              <w:t>Centene GA</w:t>
            </w:r>
          </w:p>
        </w:tc>
        <w:tc>
          <w:tcPr>
            <w:tcW w:w="2500" w:type="dxa"/>
          </w:tcPr>
          <w:p w:rsidR="517FB747" w:rsidP="15B5172D" w:rsidRDefault="517FB747" w14:paraId="3C90F44D" w14:textId="14CFE96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0F29CC" w:rsidTr="15B5172D" w14:paraId="53613824"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2B1ED781" w:rsidP="15B5172D" w:rsidRDefault="6B067F87" w14:paraId="55EDDE89" w14:textId="54D768F1">
            <w:pPr>
              <w:rPr>
                <w:rFonts w:asciiTheme="majorHAnsi" w:hAnsiTheme="majorHAnsi"/>
                <w:b w:val="0"/>
                <w:bCs w:val="0"/>
                <w:sz w:val="28"/>
                <w:szCs w:val="28"/>
              </w:rPr>
            </w:pPr>
            <w:r w:rsidRPr="15B5172D">
              <w:rPr>
                <w:rFonts w:asciiTheme="majorHAnsi" w:hAnsiTheme="majorHAnsi"/>
                <w:b w:val="0"/>
                <w:bCs w:val="0"/>
                <w:sz w:val="28"/>
                <w:szCs w:val="28"/>
              </w:rPr>
              <w:t>Centene</w:t>
            </w:r>
          </w:p>
        </w:tc>
        <w:tc>
          <w:tcPr>
            <w:tcW w:w="3510" w:type="dxa"/>
          </w:tcPr>
          <w:p w:rsidR="517FB747" w:rsidP="15B5172D" w:rsidRDefault="6B067F87" w14:paraId="175310C4" w14:textId="5E7601AD">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15B5172D">
              <w:rPr>
                <w:rFonts w:asciiTheme="majorHAnsi" w:hAnsiTheme="majorHAnsi"/>
                <w:sz w:val="28"/>
                <w:szCs w:val="28"/>
              </w:rPr>
              <w:t>Centene IL</w:t>
            </w:r>
          </w:p>
        </w:tc>
        <w:tc>
          <w:tcPr>
            <w:tcW w:w="2500" w:type="dxa"/>
          </w:tcPr>
          <w:p w:rsidR="517FB747" w:rsidP="15B5172D" w:rsidRDefault="517FB747" w14:paraId="10ECC02E" w14:textId="7CC5DDA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0F29CC" w:rsidTr="15B5172D" w14:paraId="33A209B9"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517FB747" w:rsidP="15B5172D" w:rsidRDefault="6B067F87" w14:paraId="7D033E01" w14:textId="7494C04E">
            <w:pPr>
              <w:rPr>
                <w:rFonts w:asciiTheme="majorHAnsi" w:hAnsiTheme="majorHAnsi"/>
                <w:b w:val="0"/>
                <w:bCs w:val="0"/>
                <w:sz w:val="28"/>
                <w:szCs w:val="28"/>
              </w:rPr>
            </w:pPr>
            <w:r w:rsidRPr="15B5172D">
              <w:rPr>
                <w:rFonts w:asciiTheme="majorHAnsi" w:hAnsiTheme="majorHAnsi"/>
                <w:b w:val="0"/>
                <w:bCs w:val="0"/>
                <w:sz w:val="28"/>
                <w:szCs w:val="28"/>
              </w:rPr>
              <w:t>Molina</w:t>
            </w:r>
          </w:p>
        </w:tc>
        <w:tc>
          <w:tcPr>
            <w:tcW w:w="3510" w:type="dxa"/>
          </w:tcPr>
          <w:p w:rsidR="517FB747" w:rsidP="15B5172D" w:rsidRDefault="6B067F87" w14:paraId="1FE9672E" w14:textId="2ACA3490">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15B5172D">
              <w:rPr>
                <w:rFonts w:asciiTheme="majorHAnsi" w:hAnsiTheme="majorHAnsi"/>
                <w:sz w:val="28"/>
                <w:szCs w:val="28"/>
              </w:rPr>
              <w:t>Molina</w:t>
            </w:r>
          </w:p>
        </w:tc>
        <w:tc>
          <w:tcPr>
            <w:tcW w:w="2500" w:type="dxa"/>
          </w:tcPr>
          <w:p w:rsidR="517FB747" w:rsidP="15B5172D" w:rsidRDefault="517FB747" w14:paraId="12CC9381" w14:textId="3C3FB3F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0F29CC" w:rsidTr="15B5172D" w14:paraId="2AACF803"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517FB747" w:rsidP="15B5172D" w:rsidRDefault="6B067F87" w14:paraId="03A94A3B" w14:textId="653C0B17">
            <w:pPr>
              <w:rPr>
                <w:rFonts w:asciiTheme="majorHAnsi" w:hAnsiTheme="majorHAnsi"/>
                <w:b w:val="0"/>
                <w:bCs w:val="0"/>
                <w:sz w:val="28"/>
                <w:szCs w:val="28"/>
              </w:rPr>
            </w:pPr>
            <w:r w:rsidRPr="15B5172D">
              <w:rPr>
                <w:rFonts w:asciiTheme="majorHAnsi" w:hAnsiTheme="majorHAnsi"/>
                <w:b w:val="0"/>
                <w:bCs w:val="0"/>
                <w:sz w:val="28"/>
                <w:szCs w:val="28"/>
              </w:rPr>
              <w:t>OptumECG</w:t>
            </w:r>
          </w:p>
        </w:tc>
        <w:tc>
          <w:tcPr>
            <w:tcW w:w="3510" w:type="dxa"/>
          </w:tcPr>
          <w:p w:rsidR="517FB747" w:rsidP="15B5172D" w:rsidRDefault="6B067F87" w14:paraId="3BF5720E" w14:textId="5BDDA9E6">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15B5172D">
              <w:rPr>
                <w:rFonts w:asciiTheme="majorHAnsi" w:hAnsiTheme="majorHAnsi"/>
                <w:sz w:val="28"/>
                <w:szCs w:val="28"/>
              </w:rPr>
              <w:t>Optum NY</w:t>
            </w:r>
          </w:p>
        </w:tc>
        <w:tc>
          <w:tcPr>
            <w:tcW w:w="2500" w:type="dxa"/>
          </w:tcPr>
          <w:p w:rsidR="517FB747" w:rsidP="15B5172D" w:rsidRDefault="517FB747" w14:paraId="269934EE" w14:textId="4FE8A9E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9918FE" w:rsidTr="15B5172D" w14:paraId="0274CA0D"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15753985" w:rsidP="15B5172D" w:rsidRDefault="6B067F87" w14:paraId="2C21DD14" w14:textId="03D2C77D">
            <w:pPr>
              <w:rPr>
                <w:rFonts w:asciiTheme="majorHAnsi" w:hAnsiTheme="majorHAnsi"/>
                <w:b w:val="0"/>
                <w:bCs w:val="0"/>
                <w:sz w:val="28"/>
                <w:szCs w:val="28"/>
              </w:rPr>
            </w:pPr>
            <w:r w:rsidRPr="15B5172D">
              <w:rPr>
                <w:rFonts w:asciiTheme="majorHAnsi" w:hAnsiTheme="majorHAnsi"/>
                <w:b w:val="0"/>
                <w:bCs w:val="0"/>
                <w:sz w:val="28"/>
                <w:szCs w:val="28"/>
              </w:rPr>
              <w:t>CMS</w:t>
            </w:r>
          </w:p>
        </w:tc>
        <w:tc>
          <w:tcPr>
            <w:tcW w:w="3510" w:type="dxa"/>
          </w:tcPr>
          <w:p w:rsidR="15753985" w:rsidP="15B5172D" w:rsidRDefault="5718A275" w14:paraId="038837FD" w14:textId="7D718F66">
            <w:pP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15B5172D">
              <w:rPr>
                <w:rFonts w:asciiTheme="majorHAnsi" w:hAnsiTheme="majorHAnsi"/>
                <w:sz w:val="28"/>
                <w:szCs w:val="28"/>
              </w:rPr>
              <w:t>ACO Reach</w:t>
            </w:r>
          </w:p>
        </w:tc>
        <w:tc>
          <w:tcPr>
            <w:tcW w:w="2500" w:type="dxa"/>
          </w:tcPr>
          <w:p w:rsidR="15753985" w:rsidP="15B5172D" w:rsidRDefault="15753985" w14:paraId="4DEB428A" w14:textId="1161157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bl>
    <w:p w:rsidR="15753985" w:rsidP="15753985" w:rsidRDefault="15753985" w14:paraId="3474BD85" w14:textId="1B355FD0"/>
    <w:p w:rsidR="0BC2E0CD" w:rsidP="7D42CC3F" w:rsidRDefault="5718A275" w14:paraId="62A58BA8" w14:textId="73C9C87F">
      <w:pPr>
        <w:pStyle w:val="Heading2"/>
      </w:pPr>
      <w:bookmarkStart w:name="_Toc1155695731" w:id="1427125075"/>
      <w:r w:rsidR="56F12CFC">
        <w:rPr/>
        <w:t>4.</w:t>
      </w:r>
      <w:r w:rsidR="2D9F9A0E">
        <w:rPr/>
        <w:t>4</w:t>
      </w:r>
      <w:r w:rsidR="56F12CFC">
        <w:rPr/>
        <w:t xml:space="preserve"> </w:t>
      </w:r>
      <w:r w:rsidR="0630077B">
        <w:rPr/>
        <w:t>Enhanced Roster</w:t>
      </w:r>
      <w:bookmarkEnd w:id="1427125075"/>
    </w:p>
    <w:tbl>
      <w:tblPr>
        <w:tblStyle w:val="GridTable1Light"/>
        <w:tblW w:w="0" w:type="auto"/>
        <w:tblLook w:val="04A0" w:firstRow="1" w:lastRow="0" w:firstColumn="1" w:lastColumn="0" w:noHBand="0" w:noVBand="1"/>
      </w:tblPr>
      <w:tblGrid>
        <w:gridCol w:w="3005"/>
        <w:gridCol w:w="3570"/>
        <w:gridCol w:w="2440"/>
      </w:tblGrid>
      <w:tr w:rsidR="006050B2" w:rsidTr="60E7682D" w14:paraId="602E50D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tcPr>
          <w:p w:rsidR="7D42CC3F" w:rsidP="7D42CC3F" w:rsidRDefault="7D42CC3F" w14:paraId="345285C0" w14:textId="515A2403">
            <w:pPr>
              <w:jc w:val="center"/>
              <w:rPr>
                <w:rFonts w:asciiTheme="majorHAnsi" w:hAnsiTheme="majorHAnsi"/>
                <w:sz w:val="28"/>
                <w:szCs w:val="28"/>
              </w:rPr>
            </w:pPr>
            <w:r w:rsidRPr="7D42CC3F">
              <w:rPr>
                <w:rFonts w:asciiTheme="majorHAnsi" w:hAnsiTheme="majorHAnsi"/>
                <w:sz w:val="28"/>
                <w:szCs w:val="28"/>
              </w:rPr>
              <w:t>Source System</w:t>
            </w:r>
          </w:p>
        </w:tc>
        <w:tc>
          <w:tcPr>
            <w:tcW w:w="3570" w:type="dxa"/>
          </w:tcPr>
          <w:p w:rsidR="7D42CC3F" w:rsidP="7D42CC3F" w:rsidRDefault="7D42CC3F" w14:paraId="3926668B" w14:textId="59AAF910">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8"/>
                <w:szCs w:val="28"/>
              </w:rPr>
            </w:pPr>
            <w:r w:rsidRPr="7D42CC3F">
              <w:rPr>
                <w:rFonts w:asciiTheme="majorHAnsi" w:hAnsiTheme="majorHAnsi"/>
                <w:sz w:val="28"/>
                <w:szCs w:val="28"/>
              </w:rPr>
              <w:t>Sub Type</w:t>
            </w:r>
          </w:p>
        </w:tc>
        <w:tc>
          <w:tcPr>
            <w:tcW w:w="2440" w:type="dxa"/>
          </w:tcPr>
          <w:p w:rsidR="7D42CC3F" w:rsidP="7D42CC3F" w:rsidRDefault="7D42CC3F" w14:paraId="18500CB5" w14:textId="62F45E6C">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8"/>
                <w:szCs w:val="28"/>
              </w:rPr>
            </w:pPr>
            <w:r w:rsidRPr="7D42CC3F">
              <w:rPr>
                <w:rFonts w:asciiTheme="majorHAnsi" w:hAnsiTheme="majorHAnsi"/>
                <w:sz w:val="28"/>
                <w:szCs w:val="28"/>
              </w:rPr>
              <w:t>Comments</w:t>
            </w:r>
          </w:p>
        </w:tc>
      </w:tr>
      <w:tr w:rsidR="005F2F36" w:rsidTr="60E7682D" w14:paraId="227E396E"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Pr="4FB43312" w:rsidR="005F2F36" w:rsidP="60E7682D" w:rsidRDefault="5E8F9905" w14:paraId="00A8D164" w14:textId="0F5C73F3">
            <w:pPr>
              <w:rPr>
                <w:rFonts w:asciiTheme="majorHAnsi" w:hAnsiTheme="majorHAnsi"/>
                <w:b w:val="0"/>
                <w:bCs w:val="0"/>
                <w:sz w:val="28"/>
                <w:szCs w:val="28"/>
              </w:rPr>
            </w:pPr>
            <w:r>
              <w:rPr>
                <w:b w:val="0"/>
                <w:bCs w:val="0"/>
              </w:rPr>
              <w:t>Clinigence</w:t>
            </w:r>
            <w:r w:rsidR="184A6503">
              <w:rPr>
                <w:b w:val="0"/>
                <w:bCs w:val="0"/>
              </w:rPr>
              <w:t xml:space="preserve"> (Fidelis NY)</w:t>
            </w:r>
          </w:p>
        </w:tc>
        <w:tc>
          <w:tcPr>
            <w:tcW w:w="3570" w:type="dxa"/>
          </w:tcPr>
          <w:p w:rsidRPr="4FB43312" w:rsidR="005F2F36" w:rsidP="4FB43312" w:rsidRDefault="005F2F36" w14:paraId="6775A6D8" w14:textId="7777777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c>
          <w:tcPr>
            <w:tcW w:w="2440" w:type="dxa"/>
          </w:tcPr>
          <w:p w:rsidRPr="4FB43312" w:rsidR="005F2F36" w:rsidP="4FB43312" w:rsidRDefault="005F2F36" w14:paraId="278E8B2E" w14:textId="7777777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5F2F36" w:rsidTr="60E7682D" w14:paraId="19B844C7"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Pr="4FB43312" w:rsidR="005F2F36" w:rsidP="60E7682D" w:rsidRDefault="5E8F9905" w14:paraId="6AF81B5D" w14:textId="7DAEB21D">
            <w:pPr>
              <w:rPr>
                <w:rFonts w:asciiTheme="majorHAnsi" w:hAnsiTheme="majorHAnsi"/>
                <w:b w:val="0"/>
                <w:bCs w:val="0"/>
                <w:sz w:val="28"/>
                <w:szCs w:val="28"/>
              </w:rPr>
            </w:pPr>
            <w:r>
              <w:rPr>
                <w:b w:val="0"/>
                <w:bCs w:val="0"/>
              </w:rPr>
              <w:t>Clinigence</w:t>
            </w:r>
            <w:r w:rsidR="184A6503">
              <w:rPr>
                <w:b w:val="0"/>
                <w:bCs w:val="0"/>
              </w:rPr>
              <w:t xml:space="preserve"> (Molina NY)</w:t>
            </w:r>
          </w:p>
        </w:tc>
        <w:tc>
          <w:tcPr>
            <w:tcW w:w="3570" w:type="dxa"/>
          </w:tcPr>
          <w:p w:rsidRPr="4FB43312" w:rsidR="005F2F36" w:rsidP="4FB43312" w:rsidRDefault="005F2F36" w14:paraId="4B3EA8E2" w14:textId="7777777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c>
          <w:tcPr>
            <w:tcW w:w="2440" w:type="dxa"/>
          </w:tcPr>
          <w:p w:rsidRPr="4FB43312" w:rsidR="005F2F36" w:rsidP="4FB43312" w:rsidRDefault="005F2F36" w14:paraId="3DE1C7BC" w14:textId="7777777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5F2F36" w:rsidTr="60E7682D" w14:paraId="0EE5914A"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Pr="4FB43312" w:rsidR="005F2F36" w:rsidP="60E7682D" w:rsidRDefault="5E8F9905" w14:paraId="1A3CD506" w14:textId="02F446EA">
            <w:pPr>
              <w:rPr>
                <w:rFonts w:asciiTheme="majorHAnsi" w:hAnsiTheme="majorHAnsi"/>
                <w:b w:val="0"/>
                <w:bCs w:val="0"/>
                <w:sz w:val="28"/>
                <w:szCs w:val="28"/>
              </w:rPr>
            </w:pPr>
            <w:r>
              <w:rPr>
                <w:b w:val="0"/>
                <w:bCs w:val="0"/>
              </w:rPr>
              <w:t>Clinigence</w:t>
            </w:r>
            <w:r w:rsidR="076A1AFD">
              <w:rPr>
                <w:b w:val="0"/>
                <w:bCs w:val="0"/>
              </w:rPr>
              <w:t xml:space="preserve"> (Optum NY)</w:t>
            </w:r>
          </w:p>
        </w:tc>
        <w:tc>
          <w:tcPr>
            <w:tcW w:w="3570" w:type="dxa"/>
          </w:tcPr>
          <w:p w:rsidRPr="4FB43312" w:rsidR="005F2F36" w:rsidP="4FB43312" w:rsidRDefault="005F2F36" w14:paraId="2AC506A5" w14:textId="7777777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c>
          <w:tcPr>
            <w:tcW w:w="2440" w:type="dxa"/>
          </w:tcPr>
          <w:p w:rsidRPr="4FB43312" w:rsidR="005F2F36" w:rsidP="4FB43312" w:rsidRDefault="005F2F36" w14:paraId="639CBC02" w14:textId="7777777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r w:rsidR="005F2F36" w:rsidTr="60E7682D" w14:paraId="2D256096"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Pr>
          <w:p w:rsidRPr="4FB43312" w:rsidR="005F2F36" w:rsidP="60E7682D" w:rsidRDefault="5E8F9905" w14:paraId="17D6275B" w14:textId="14589FA8">
            <w:pPr>
              <w:rPr>
                <w:rFonts w:asciiTheme="majorHAnsi" w:hAnsiTheme="majorHAnsi"/>
                <w:b w:val="0"/>
                <w:bCs w:val="0"/>
                <w:sz w:val="28"/>
                <w:szCs w:val="28"/>
              </w:rPr>
            </w:pPr>
            <w:r>
              <w:rPr>
                <w:b w:val="0"/>
                <w:bCs w:val="0"/>
              </w:rPr>
              <w:t>Clinigence</w:t>
            </w:r>
            <w:r w:rsidR="076A1AFD">
              <w:rPr>
                <w:b w:val="0"/>
                <w:bCs w:val="0"/>
              </w:rPr>
              <w:t xml:space="preserve"> (</w:t>
            </w:r>
            <w:r w:rsidR="44445E6C">
              <w:rPr>
                <w:b w:val="0"/>
                <w:bCs w:val="0"/>
              </w:rPr>
              <w:t xml:space="preserve">Centene </w:t>
            </w:r>
            <w:r w:rsidR="4B43AF59">
              <w:rPr>
                <w:b w:val="0"/>
                <w:bCs w:val="0"/>
              </w:rPr>
              <w:t>IL</w:t>
            </w:r>
            <w:r w:rsidR="076A1AFD">
              <w:rPr>
                <w:b w:val="0"/>
                <w:bCs w:val="0"/>
              </w:rPr>
              <w:t>)</w:t>
            </w:r>
          </w:p>
        </w:tc>
        <w:tc>
          <w:tcPr>
            <w:tcW w:w="3570" w:type="dxa"/>
          </w:tcPr>
          <w:p w:rsidRPr="4FB43312" w:rsidR="005F2F36" w:rsidP="4FB43312" w:rsidRDefault="005F2F36" w14:paraId="0DB08C67" w14:textId="7777777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c>
          <w:tcPr>
            <w:tcW w:w="2440" w:type="dxa"/>
          </w:tcPr>
          <w:p w:rsidRPr="4FB43312" w:rsidR="005F2F36" w:rsidP="4FB43312" w:rsidRDefault="005F2F36" w14:paraId="490703B0" w14:textId="7777777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p>
        </w:tc>
      </w:tr>
    </w:tbl>
    <w:p w:rsidR="5071A63A" w:rsidP="5071A63A" w:rsidRDefault="5071A63A" w14:paraId="669F0D0B" w14:textId="39FDE354"/>
    <w:p w:rsidRPr="00EF46C3" w:rsidR="00EF46C3" w:rsidP="513FE1D5" w:rsidRDefault="47488533" w14:paraId="07D1BF83" w14:textId="77777777">
      <w:pPr>
        <w:pStyle w:val="Heading1"/>
        <w:rPr>
          <w:b w:val="1"/>
          <w:bCs w:val="1"/>
          <w:sz w:val="40"/>
          <w:szCs w:val="40"/>
        </w:rPr>
      </w:pPr>
      <w:bookmarkStart w:name="_Toc2119011291" w:id="1456230301"/>
      <w:r w:rsidR="6962C25C">
        <w:rPr/>
        <w:t>5. Data Storage Architecture</w:t>
      </w:r>
      <w:bookmarkEnd w:id="1456230301"/>
    </w:p>
    <w:p w:rsidR="0029DA33" w:rsidP="15B5172D" w:rsidRDefault="41DFAF84" w14:paraId="39221234" w14:textId="67FE95FB">
      <w:pPr>
        <w:pStyle w:val="Heading2"/>
      </w:pPr>
      <w:bookmarkStart w:name="_Toc1803635434" w:id="909537859"/>
      <w:r w:rsidR="41D710B7">
        <w:rPr/>
        <w:t>5.1 Landing</w:t>
      </w:r>
      <w:bookmarkEnd w:id="909537859"/>
    </w:p>
    <w:p w:rsidR="3C339F62" w:rsidP="60E7682D" w:rsidRDefault="14A28289" w14:paraId="5EDFDE93" w14:textId="6078FF81">
      <w:pPr>
        <w:rPr>
          <w:rFonts w:asciiTheme="majorHAnsi" w:hAnsiTheme="majorHAnsi"/>
          <w:sz w:val="28"/>
          <w:szCs w:val="28"/>
        </w:rPr>
      </w:pPr>
      <w:r w:rsidRPr="60E7682D">
        <w:rPr>
          <w:rFonts w:asciiTheme="majorHAnsi" w:hAnsiTheme="majorHAnsi"/>
          <w:sz w:val="28"/>
          <w:szCs w:val="28"/>
        </w:rPr>
        <w:t xml:space="preserve">The Landing Layer acts as the Control Entry Point of the platform, where all inbound data is validated, registered, and evaluated before entering the Medallion architecture. </w:t>
      </w:r>
    </w:p>
    <w:p w:rsidR="3C339F62" w:rsidP="15B5172D" w:rsidRDefault="0EC65BC5" w14:paraId="5BDD8F76" w14:textId="05990F52">
      <w:pPr>
        <w:rPr>
          <w:rFonts w:asciiTheme="majorHAnsi" w:hAnsiTheme="majorHAnsi"/>
          <w:sz w:val="28"/>
          <w:szCs w:val="28"/>
        </w:rPr>
      </w:pPr>
      <w:r w:rsidRPr="60E7682D">
        <w:rPr>
          <w:rFonts w:ascii="Aptos Display" w:hAnsi="Aptos Display" w:eastAsia="Aptos Display" w:cs="Aptos Display"/>
          <w:sz w:val="28"/>
          <w:szCs w:val="28"/>
        </w:rPr>
        <w:t>It performs structural validation to ensure that incoming files are processable before they are ingested into the bronze layer. A file is considered ACCEPTED only after passing structural validation checks. No semantic validation (such as schema enforcement or record-level checks) is performed at this stage.</w:t>
      </w:r>
    </w:p>
    <w:p w:rsidR="3C339F62" w:rsidP="15B5172D" w:rsidRDefault="3BDFE4D3" w14:paraId="2ECDEA8C" w14:textId="07EF9D8E">
      <w:pPr>
        <w:pStyle w:val="Heading3"/>
        <w:spacing w:before="281" w:after="281"/>
      </w:pPr>
      <w:bookmarkStart w:name="_Toc836998354" w:id="78561814"/>
      <w:r w:rsidR="07EC1217">
        <w:rPr/>
        <w:t>5.1.1 Purpose</w:t>
      </w:r>
      <w:bookmarkEnd w:id="78561814"/>
    </w:p>
    <w:p w:rsidR="3C339F62" w:rsidP="15B5172D" w:rsidRDefault="3C339F62" w14:paraId="740ED74A" w14:textId="6B991DF2">
      <w:pPr>
        <w:spacing w:before="240" w:after="240"/>
      </w:pPr>
      <w:r w:rsidRPr="15B5172D">
        <w:rPr>
          <w:rFonts w:ascii="Aptos Display" w:hAnsi="Aptos Display" w:eastAsia="Aptos Display" w:cs="Aptos Display"/>
          <w:sz w:val="28"/>
          <w:szCs w:val="28"/>
        </w:rPr>
        <w:t>The Landing Layer is designed to:</w:t>
      </w:r>
    </w:p>
    <w:p w:rsidR="3C339F62" w:rsidP="00DE4F5D" w:rsidRDefault="3C339F62" w14:paraId="2615AF4E" w14:textId="2636B239">
      <w:pPr>
        <w:pStyle w:val="ListParagraph"/>
        <w:numPr>
          <w:ilvl w:val="0"/>
          <w:numId w:val="25"/>
        </w:numPr>
        <w:spacing w:before="240" w:after="240"/>
        <w:rPr>
          <w:rFonts w:ascii="Aptos Display" w:hAnsi="Aptos Display" w:eastAsia="Aptos Display" w:cs="Aptos Display"/>
          <w:sz w:val="28"/>
          <w:szCs w:val="28"/>
        </w:rPr>
      </w:pPr>
      <w:r w:rsidRPr="15B5172D">
        <w:rPr>
          <w:rFonts w:ascii="Aptos Display" w:hAnsi="Aptos Display" w:eastAsia="Aptos Display" w:cs="Aptos Display"/>
          <w:sz w:val="28"/>
          <w:szCs w:val="28"/>
        </w:rPr>
        <w:t>receive data from external and internal source systems</w:t>
      </w:r>
    </w:p>
    <w:p w:rsidR="3C339F62" w:rsidP="00DE4F5D" w:rsidRDefault="3C339F62" w14:paraId="51DB2BA7" w14:textId="3D383405">
      <w:pPr>
        <w:pStyle w:val="ListParagraph"/>
        <w:numPr>
          <w:ilvl w:val="0"/>
          <w:numId w:val="25"/>
        </w:numPr>
        <w:spacing w:before="240" w:after="240"/>
        <w:rPr>
          <w:rFonts w:ascii="Aptos Display" w:hAnsi="Aptos Display" w:eastAsia="Aptos Display" w:cs="Aptos Display"/>
          <w:sz w:val="28"/>
          <w:szCs w:val="28"/>
        </w:rPr>
      </w:pPr>
      <w:r w:rsidRPr="15B5172D">
        <w:rPr>
          <w:rFonts w:ascii="Aptos Display" w:hAnsi="Aptos Display" w:eastAsia="Aptos Display" w:cs="Aptos Display"/>
          <w:sz w:val="28"/>
          <w:szCs w:val="28"/>
        </w:rPr>
        <w:t>preserve raw files in their original format</w:t>
      </w:r>
    </w:p>
    <w:p w:rsidR="3C339F62" w:rsidP="00DE4F5D" w:rsidRDefault="3C339F62" w14:paraId="49651FD1" w14:textId="2B912DE9">
      <w:pPr>
        <w:pStyle w:val="ListParagraph"/>
        <w:numPr>
          <w:ilvl w:val="0"/>
          <w:numId w:val="25"/>
        </w:numPr>
        <w:spacing w:before="240" w:after="240"/>
        <w:rPr>
          <w:rFonts w:ascii="Aptos Display" w:hAnsi="Aptos Display" w:eastAsia="Aptos Display" w:cs="Aptos Display"/>
          <w:sz w:val="28"/>
          <w:szCs w:val="28"/>
        </w:rPr>
      </w:pPr>
      <w:r w:rsidRPr="15B5172D">
        <w:rPr>
          <w:rFonts w:ascii="Aptos Display" w:hAnsi="Aptos Display" w:eastAsia="Aptos Display" w:cs="Aptos Display"/>
          <w:sz w:val="28"/>
          <w:szCs w:val="28"/>
        </w:rPr>
        <w:t>enable file-level validation and audit</w:t>
      </w:r>
    </w:p>
    <w:p w:rsidR="3C339F62" w:rsidP="00DE4F5D" w:rsidRDefault="3C339F62" w14:paraId="28DF1C4D" w14:textId="7D99333A">
      <w:pPr>
        <w:pStyle w:val="ListParagraph"/>
        <w:numPr>
          <w:ilvl w:val="0"/>
          <w:numId w:val="25"/>
        </w:numPr>
        <w:spacing w:before="240" w:after="240"/>
        <w:rPr>
          <w:rFonts w:ascii="Aptos Display" w:hAnsi="Aptos Display" w:eastAsia="Aptos Display" w:cs="Aptos Display"/>
          <w:sz w:val="28"/>
          <w:szCs w:val="28"/>
        </w:rPr>
      </w:pPr>
      <w:r w:rsidRPr="15B5172D">
        <w:rPr>
          <w:rFonts w:ascii="Aptos Display" w:hAnsi="Aptos Display" w:eastAsia="Aptos Display" w:cs="Aptos Display"/>
          <w:sz w:val="28"/>
          <w:szCs w:val="28"/>
        </w:rPr>
        <w:t xml:space="preserve">support controlled ingestion into the </w:t>
      </w:r>
      <w:r w:rsidRPr="15B5172D" w:rsidR="273ED38F">
        <w:rPr>
          <w:rFonts w:ascii="Aptos Display" w:hAnsi="Aptos Display" w:eastAsia="Aptos Display" w:cs="Aptos Display"/>
          <w:sz w:val="28"/>
          <w:szCs w:val="28"/>
        </w:rPr>
        <w:t>bronze</w:t>
      </w:r>
      <w:r w:rsidRPr="15B5172D">
        <w:rPr>
          <w:rFonts w:ascii="Aptos Display" w:hAnsi="Aptos Display" w:eastAsia="Aptos Display" w:cs="Aptos Display"/>
          <w:sz w:val="28"/>
          <w:szCs w:val="28"/>
        </w:rPr>
        <w:t xml:space="preserve"> layer</w:t>
      </w:r>
    </w:p>
    <w:p w:rsidR="3C339F62" w:rsidP="00DE4F5D" w:rsidRDefault="3C339F62" w14:paraId="0F3E796A" w14:textId="497581BE">
      <w:pPr>
        <w:pStyle w:val="ListParagraph"/>
        <w:numPr>
          <w:ilvl w:val="0"/>
          <w:numId w:val="25"/>
        </w:numPr>
        <w:spacing w:before="240" w:after="240"/>
        <w:rPr>
          <w:rFonts w:ascii="Aptos Display" w:hAnsi="Aptos Display" w:eastAsia="Aptos Display" w:cs="Aptos Display"/>
          <w:sz w:val="28"/>
          <w:szCs w:val="28"/>
        </w:rPr>
      </w:pPr>
      <w:r w:rsidRPr="15B5172D">
        <w:rPr>
          <w:rFonts w:ascii="Aptos Display" w:hAnsi="Aptos Display" w:eastAsia="Aptos Display" w:cs="Aptos Display"/>
          <w:sz w:val="28"/>
          <w:szCs w:val="28"/>
        </w:rPr>
        <w:t>act as a buffer for ingestion failures and retries</w:t>
      </w:r>
    </w:p>
    <w:p w:rsidR="3C339F62" w:rsidP="15B5172D" w:rsidRDefault="3BDFE4D3" w14:paraId="4520575B" w14:textId="25DF16A1">
      <w:pPr>
        <w:pStyle w:val="Heading3"/>
        <w:rPr>
          <w:rFonts w:ascii="Aptos Display" w:hAnsi="Aptos Display" w:eastAsia="Aptos Display" w:cs="Aptos Display"/>
        </w:rPr>
      </w:pPr>
      <w:bookmarkStart w:name="_Toc2018908090" w:id="1822159597"/>
      <w:r w:rsidR="07EC1217">
        <w:rPr/>
        <w:t>5.1.2 Characteristics</w:t>
      </w:r>
      <w:bookmarkEnd w:id="1822159597"/>
    </w:p>
    <w:p w:rsidR="3C339F62" w:rsidP="00DE4F5D" w:rsidRDefault="3C339F62" w14:paraId="6BBD5C65" w14:textId="1D9AFC19">
      <w:pPr>
        <w:pStyle w:val="ListParagraph"/>
        <w:numPr>
          <w:ilvl w:val="0"/>
          <w:numId w:val="24"/>
        </w:numPr>
        <w:spacing w:before="240" w:after="240"/>
        <w:rPr>
          <w:rFonts w:ascii="Aptos Display" w:hAnsi="Aptos Display" w:eastAsia="Aptos Display" w:cs="Aptos Display"/>
          <w:sz w:val="28"/>
          <w:szCs w:val="28"/>
        </w:rPr>
      </w:pPr>
      <w:r w:rsidRPr="15B5172D">
        <w:rPr>
          <w:sz w:val="28"/>
          <w:szCs w:val="28"/>
        </w:rPr>
        <w:t xml:space="preserve">Stores data in its original format (CSV, JSON, </w:t>
      </w:r>
      <w:r w:rsidRPr="15B5172D" w:rsidR="519A1DF3">
        <w:rPr>
          <w:sz w:val="28"/>
          <w:szCs w:val="28"/>
        </w:rPr>
        <w:t>Tex</w:t>
      </w:r>
      <w:r w:rsidRPr="15B5172D">
        <w:rPr>
          <w:sz w:val="28"/>
          <w:szCs w:val="28"/>
        </w:rPr>
        <w:t>t, etc.)</w:t>
      </w:r>
    </w:p>
    <w:p w:rsidR="3C339F62" w:rsidP="00DE4F5D" w:rsidRDefault="3C339F62" w14:paraId="67624315" w14:textId="6DC13540">
      <w:pPr>
        <w:pStyle w:val="ListParagraph"/>
        <w:numPr>
          <w:ilvl w:val="0"/>
          <w:numId w:val="24"/>
        </w:numPr>
        <w:spacing w:before="240" w:after="240"/>
        <w:rPr>
          <w:rFonts w:ascii="Aptos Display" w:hAnsi="Aptos Display" w:eastAsia="Aptos Display" w:cs="Aptos Display"/>
          <w:sz w:val="28"/>
          <w:szCs w:val="28"/>
        </w:rPr>
      </w:pPr>
      <w:r w:rsidRPr="15B5172D">
        <w:rPr>
          <w:sz w:val="28"/>
          <w:szCs w:val="28"/>
        </w:rPr>
        <w:t>Immutable storage - original files are not modified</w:t>
      </w:r>
    </w:p>
    <w:p w:rsidR="3C339F62" w:rsidP="00DE4F5D" w:rsidRDefault="3C339F62" w14:paraId="36E55A4B" w14:textId="2B2A8086">
      <w:pPr>
        <w:pStyle w:val="ListParagraph"/>
        <w:numPr>
          <w:ilvl w:val="0"/>
          <w:numId w:val="24"/>
        </w:numPr>
        <w:spacing w:before="240" w:after="240"/>
        <w:rPr>
          <w:rFonts w:ascii="Aptos Display" w:hAnsi="Aptos Display" w:eastAsia="Aptos Display" w:cs="Aptos Display"/>
          <w:sz w:val="28"/>
          <w:szCs w:val="28"/>
        </w:rPr>
      </w:pPr>
      <w:r w:rsidRPr="15B5172D">
        <w:rPr>
          <w:sz w:val="28"/>
          <w:szCs w:val="28"/>
        </w:rPr>
        <w:t>Organized by source system, feed name, and ingestion date</w:t>
      </w:r>
    </w:p>
    <w:p w:rsidR="3C339F62" w:rsidP="00DE4F5D" w:rsidRDefault="3C339F62" w14:paraId="391C5E05" w14:textId="3B7FDFF9">
      <w:pPr>
        <w:pStyle w:val="ListParagraph"/>
        <w:numPr>
          <w:ilvl w:val="0"/>
          <w:numId w:val="24"/>
        </w:numPr>
        <w:spacing w:before="240" w:after="240"/>
        <w:rPr>
          <w:rFonts w:ascii="Aptos Display" w:hAnsi="Aptos Display" w:eastAsia="Aptos Display" w:cs="Aptos Display"/>
          <w:sz w:val="28"/>
          <w:szCs w:val="28"/>
        </w:rPr>
      </w:pPr>
      <w:r w:rsidRPr="15B5172D">
        <w:rPr>
          <w:sz w:val="28"/>
          <w:szCs w:val="28"/>
        </w:rPr>
        <w:t>Supports both batch and near-real-time ingestion</w:t>
      </w:r>
    </w:p>
    <w:p w:rsidR="3C339F62" w:rsidP="15B5172D" w:rsidRDefault="3BDFE4D3" w14:paraId="7EF4A5A4" w14:textId="5D15552E">
      <w:pPr>
        <w:pStyle w:val="Heading3"/>
      </w:pPr>
      <w:bookmarkStart w:name="_Toc778744188" w:id="1656438461"/>
      <w:r w:rsidR="07EC1217">
        <w:rPr/>
        <w:t xml:space="preserve">5.1.3 </w:t>
      </w:r>
      <w:r w:rsidR="56EB27E5">
        <w:rPr/>
        <w:t>F</w:t>
      </w:r>
      <w:r w:rsidR="55586DB9">
        <w:rPr/>
        <w:t>older structure</w:t>
      </w:r>
      <w:bookmarkEnd w:id="1656438461"/>
    </w:p>
    <w:p w:rsidR="4F94875A" w:rsidP="00DE4F5D" w:rsidRDefault="404CE490" w14:paraId="3BBD454D" w14:textId="6FAD0AFE">
      <w:pPr>
        <w:pStyle w:val="ListParagraph"/>
        <w:numPr>
          <w:ilvl w:val="0"/>
          <w:numId w:val="23"/>
        </w:numPr>
        <w:spacing w:line="278" w:lineRule="auto"/>
        <w:rPr>
          <w:sz w:val="24"/>
          <w:szCs w:val="24"/>
        </w:rPr>
      </w:pPr>
      <w:r w:rsidRPr="60E7682D">
        <w:rPr>
          <w:sz w:val="24"/>
          <w:szCs w:val="24"/>
        </w:rPr>
        <w:t>/&lt;domain&gt;/&lt;source_system&gt;/&lt;feed_name&gt;/</w:t>
      </w:r>
      <w:r w:rsidRPr="60E7682D" w:rsidR="59C27747">
        <w:rPr>
          <w:sz w:val="24"/>
          <w:szCs w:val="24"/>
        </w:rPr>
        <w:t>incom</w:t>
      </w:r>
      <w:r w:rsidRPr="60E7682D" w:rsidR="73BC23DB">
        <w:rPr>
          <w:sz w:val="24"/>
          <w:szCs w:val="24"/>
        </w:rPr>
        <w:t>ing/</w:t>
      </w:r>
      <w:r w:rsidRPr="60E7682D" w:rsidR="670A16A0">
        <w:rPr>
          <w:sz w:val="24"/>
          <w:szCs w:val="24"/>
        </w:rPr>
        <w:t>&lt;business_date&gt;/</w:t>
      </w:r>
    </w:p>
    <w:p w:rsidR="3CD8E66F" w:rsidP="00DE4F5D" w:rsidRDefault="3CD8E66F" w14:paraId="0A8F6CCB" w14:textId="4D4FE71A">
      <w:pPr>
        <w:pStyle w:val="ListParagraph"/>
        <w:numPr>
          <w:ilvl w:val="0"/>
          <w:numId w:val="23"/>
        </w:numPr>
        <w:spacing w:line="278" w:lineRule="auto"/>
        <w:rPr>
          <w:sz w:val="24"/>
          <w:szCs w:val="24"/>
        </w:rPr>
      </w:pPr>
      <w:r w:rsidRPr="15B5172D">
        <w:rPr>
          <w:sz w:val="24"/>
          <w:szCs w:val="24"/>
        </w:rPr>
        <w:t>/&lt;domain&gt;/&lt;source_system&gt;/&lt;feed_name&gt;/processed/</w:t>
      </w:r>
      <w:r w:rsidRPr="15B5172D" w:rsidR="139767CE">
        <w:rPr>
          <w:sz w:val="24"/>
          <w:szCs w:val="24"/>
        </w:rPr>
        <w:t>&lt;business_date&gt;/</w:t>
      </w:r>
    </w:p>
    <w:p w:rsidR="3CD8E66F" w:rsidP="00DE4F5D" w:rsidRDefault="3CD8E66F" w14:paraId="1312F1AA" w14:textId="073A2C49">
      <w:pPr>
        <w:pStyle w:val="ListParagraph"/>
        <w:numPr>
          <w:ilvl w:val="0"/>
          <w:numId w:val="23"/>
        </w:numPr>
        <w:spacing w:line="278" w:lineRule="auto"/>
        <w:rPr>
          <w:sz w:val="24"/>
          <w:szCs w:val="24"/>
        </w:rPr>
      </w:pPr>
      <w:r w:rsidRPr="15B5172D">
        <w:rPr>
          <w:sz w:val="24"/>
          <w:szCs w:val="24"/>
        </w:rPr>
        <w:t>/&lt;domain&gt;/&lt;source_system&gt;/&lt;feed_name&gt;/</w:t>
      </w:r>
      <w:r w:rsidRPr="15B5172D" w:rsidR="24BA2E0C">
        <w:rPr>
          <w:sz w:val="24"/>
          <w:szCs w:val="24"/>
        </w:rPr>
        <w:t>rejected</w:t>
      </w:r>
      <w:r w:rsidRPr="15B5172D">
        <w:rPr>
          <w:sz w:val="24"/>
          <w:szCs w:val="24"/>
        </w:rPr>
        <w:t>/</w:t>
      </w:r>
      <w:r w:rsidRPr="15B5172D" w:rsidR="55C7379D">
        <w:rPr>
          <w:sz w:val="24"/>
          <w:szCs w:val="24"/>
        </w:rPr>
        <w:t>&lt;business_date&gt;/</w:t>
      </w:r>
    </w:p>
    <w:p w:rsidR="3CD8E66F" w:rsidP="00DE4F5D" w:rsidRDefault="73BC23DB" w14:paraId="68377619" w14:textId="4625241B">
      <w:pPr>
        <w:pStyle w:val="ListParagraph"/>
        <w:numPr>
          <w:ilvl w:val="0"/>
          <w:numId w:val="23"/>
        </w:numPr>
        <w:spacing w:line="278" w:lineRule="auto"/>
        <w:rPr>
          <w:sz w:val="24"/>
          <w:szCs w:val="24"/>
        </w:rPr>
      </w:pPr>
      <w:r w:rsidRPr="60E7682D">
        <w:rPr>
          <w:sz w:val="24"/>
          <w:szCs w:val="24"/>
        </w:rPr>
        <w:t>/&lt;domain&gt;/&lt;source_system&gt;/&lt;feed_name&gt;/</w:t>
      </w:r>
      <w:r w:rsidRPr="60E7682D" w:rsidR="534DAACF">
        <w:rPr>
          <w:sz w:val="24"/>
          <w:szCs w:val="24"/>
        </w:rPr>
        <w:t>archive</w:t>
      </w:r>
      <w:r w:rsidRPr="60E7682D">
        <w:rPr>
          <w:sz w:val="24"/>
          <w:szCs w:val="24"/>
        </w:rPr>
        <w:t>/</w:t>
      </w:r>
      <w:r w:rsidRPr="60E7682D" w:rsidR="7B7BA0DB">
        <w:rPr>
          <w:sz w:val="24"/>
          <w:szCs w:val="24"/>
        </w:rPr>
        <w:t>&lt;business_date&gt;/</w:t>
      </w:r>
    </w:p>
    <w:p w:rsidR="642B1C3B" w:rsidP="60E7682D" w:rsidRDefault="642B1C3B" w14:paraId="19957944" w14:textId="3109C963">
      <w:pPr>
        <w:pStyle w:val="Heading3"/>
      </w:pPr>
      <w:bookmarkStart w:name="_Toc857665790" w:id="1358853633"/>
      <w:r w:rsidR="7F769B0B">
        <w:rPr/>
        <w:t xml:space="preserve">5.1.4 </w:t>
      </w:r>
      <w:r w:rsidR="1429C934">
        <w:rPr/>
        <w:t>Control Responsibilities</w:t>
      </w:r>
      <w:bookmarkEnd w:id="1358853633"/>
    </w:p>
    <w:p w:rsidR="60E7682D" w:rsidP="60E7682D" w:rsidRDefault="60E7682D" w14:paraId="75607D73" w14:textId="5AB9AB57"/>
    <w:p w:rsidR="582D5EDF" w:rsidP="60E7682D" w:rsidRDefault="582D5EDF" w14:paraId="011E50C0" w14:textId="5B157CE9">
      <w:r w:rsidRPr="60E7682D">
        <w:rPr>
          <w:sz w:val="28"/>
          <w:szCs w:val="28"/>
        </w:rPr>
        <w:t>The Landing Layer enforces the following ingestion control gates -</w:t>
      </w:r>
    </w:p>
    <w:tbl>
      <w:tblPr>
        <w:tblStyle w:val="TableGrid"/>
        <w:tblW w:w="0" w:type="auto"/>
        <w:tblLook w:val="06A0" w:firstRow="1" w:lastRow="0" w:firstColumn="1" w:lastColumn="0" w:noHBand="1" w:noVBand="1"/>
      </w:tblPr>
      <w:tblGrid>
        <w:gridCol w:w="4508"/>
        <w:gridCol w:w="4508"/>
      </w:tblGrid>
      <w:tr w:rsidR="60E7682D" w:rsidTr="3E15443B" w14:paraId="0E9E2A89" w14:textId="77777777">
        <w:trPr>
          <w:trHeight w:val="300"/>
        </w:trPr>
        <w:tc>
          <w:tcPr>
            <w:tcW w:w="4508" w:type="dxa"/>
          </w:tcPr>
          <w:p w:rsidR="498454B5" w:rsidP="60E7682D" w:rsidRDefault="498454B5" w14:paraId="55A85DF2" w14:textId="7A337C65">
            <w:pPr>
              <w:rPr>
                <w:b/>
                <w:bCs/>
                <w:sz w:val="28"/>
                <w:szCs w:val="28"/>
              </w:rPr>
            </w:pPr>
            <w:r w:rsidRPr="60E7682D">
              <w:rPr>
                <w:b/>
                <w:bCs/>
                <w:sz w:val="28"/>
                <w:szCs w:val="28"/>
              </w:rPr>
              <w:t>Control gate</w:t>
            </w:r>
          </w:p>
        </w:tc>
        <w:tc>
          <w:tcPr>
            <w:tcW w:w="4508" w:type="dxa"/>
          </w:tcPr>
          <w:p w:rsidR="498454B5" w:rsidP="60E7682D" w:rsidRDefault="498454B5" w14:paraId="0FFCE9ED" w14:textId="22906B62">
            <w:pPr>
              <w:rPr>
                <w:b/>
                <w:bCs/>
                <w:sz w:val="28"/>
                <w:szCs w:val="28"/>
              </w:rPr>
            </w:pPr>
            <w:r w:rsidRPr="60E7682D">
              <w:rPr>
                <w:b/>
                <w:bCs/>
                <w:sz w:val="28"/>
                <w:szCs w:val="28"/>
              </w:rPr>
              <w:t>Description</w:t>
            </w:r>
          </w:p>
        </w:tc>
      </w:tr>
      <w:tr w:rsidR="60E7682D" w:rsidTr="3E15443B" w14:paraId="2F77E01F" w14:textId="77777777">
        <w:trPr>
          <w:trHeight w:val="300"/>
        </w:trPr>
        <w:tc>
          <w:tcPr>
            <w:tcW w:w="4508" w:type="dxa"/>
          </w:tcPr>
          <w:p w:rsidR="498454B5" w:rsidP="60E7682D" w:rsidRDefault="498454B5" w14:paraId="29006638" w14:textId="077BA171">
            <w:r w:rsidRPr="60E7682D">
              <w:rPr>
                <w:rFonts w:ascii="Aptos" w:hAnsi="Aptos" w:eastAsia="Aptos" w:cs="Aptos"/>
                <w:sz w:val="28"/>
                <w:szCs w:val="28"/>
              </w:rPr>
              <w:t>File Validation</w:t>
            </w:r>
          </w:p>
        </w:tc>
        <w:tc>
          <w:tcPr>
            <w:tcW w:w="4508" w:type="dxa"/>
          </w:tcPr>
          <w:p w:rsidR="498454B5" w:rsidP="60E7682D" w:rsidRDefault="498454B5" w14:paraId="404F3785" w14:textId="572C0CE6">
            <w:r w:rsidRPr="60E7682D">
              <w:rPr>
                <w:rFonts w:ascii="Aptos" w:hAnsi="Aptos" w:eastAsia="Aptos" w:cs="Aptos"/>
                <w:sz w:val="28"/>
                <w:szCs w:val="28"/>
              </w:rPr>
              <w:t>format, size, integrity, and expected file count</w:t>
            </w:r>
          </w:p>
        </w:tc>
      </w:tr>
      <w:tr w:rsidR="60E7682D" w:rsidTr="3E15443B" w14:paraId="266830F3" w14:textId="77777777">
        <w:trPr>
          <w:trHeight w:val="300"/>
        </w:trPr>
        <w:tc>
          <w:tcPr>
            <w:tcW w:w="4508" w:type="dxa"/>
          </w:tcPr>
          <w:p w:rsidR="498454B5" w:rsidP="60E7682D" w:rsidRDefault="498454B5" w14:paraId="3B5D96B7" w14:textId="0580B416">
            <w:r w:rsidRPr="60E7682D">
              <w:rPr>
                <w:rFonts w:ascii="Aptos" w:hAnsi="Aptos" w:eastAsia="Aptos" w:cs="Aptos"/>
                <w:sz w:val="28"/>
                <w:szCs w:val="28"/>
              </w:rPr>
              <w:t>Arrival SLA Validation</w:t>
            </w:r>
          </w:p>
        </w:tc>
        <w:tc>
          <w:tcPr>
            <w:tcW w:w="4508" w:type="dxa"/>
          </w:tcPr>
          <w:p w:rsidR="498454B5" w:rsidP="60E7682D" w:rsidRDefault="498454B5" w14:paraId="0E6983DE" w14:textId="67DEE47F">
            <w:r w:rsidRPr="60E7682D">
              <w:rPr>
                <w:rFonts w:ascii="Aptos" w:hAnsi="Aptos" w:eastAsia="Aptos" w:cs="Aptos"/>
                <w:sz w:val="28"/>
                <w:szCs w:val="28"/>
              </w:rPr>
              <w:t>expected vs actual arrival time tracking</w:t>
            </w:r>
          </w:p>
        </w:tc>
      </w:tr>
      <w:tr w:rsidR="60E7682D" w:rsidTr="3E15443B" w14:paraId="230FBF88" w14:textId="77777777">
        <w:trPr>
          <w:trHeight w:val="300"/>
        </w:trPr>
        <w:tc>
          <w:tcPr>
            <w:tcW w:w="4508" w:type="dxa"/>
          </w:tcPr>
          <w:p w:rsidR="498454B5" w:rsidP="60E7682D" w:rsidRDefault="498454B5" w14:paraId="7E0D015A" w14:textId="0A8A5603">
            <w:r w:rsidRPr="60E7682D">
              <w:rPr>
                <w:rFonts w:ascii="Aptos" w:hAnsi="Aptos" w:eastAsia="Aptos" w:cs="Aptos"/>
                <w:sz w:val="28"/>
                <w:szCs w:val="28"/>
              </w:rPr>
              <w:t>Idempotency Check</w:t>
            </w:r>
          </w:p>
        </w:tc>
        <w:tc>
          <w:tcPr>
            <w:tcW w:w="4508" w:type="dxa"/>
          </w:tcPr>
          <w:p w:rsidR="498454B5" w:rsidP="60E7682D" w:rsidRDefault="498454B5" w14:paraId="4552434C" w14:textId="4D2ECF70">
            <w:r w:rsidRPr="60E7682D">
              <w:rPr>
                <w:rFonts w:ascii="Aptos" w:hAnsi="Aptos" w:eastAsia="Aptos" w:cs="Aptos"/>
                <w:sz w:val="28"/>
                <w:szCs w:val="28"/>
              </w:rPr>
              <w:t xml:space="preserve">duplicate file detection </w:t>
            </w:r>
          </w:p>
        </w:tc>
      </w:tr>
    </w:tbl>
    <w:p w:rsidR="3E15443B" w:rsidRDefault="3E15443B" w14:paraId="7A659924" w14:textId="538BA5A2"/>
    <w:p w:rsidR="60E7682D" w:rsidP="60E7682D" w:rsidRDefault="60E7682D" w14:paraId="741F6485" w14:textId="0ED28356">
      <w:pPr>
        <w:rPr>
          <w:sz w:val="28"/>
          <w:szCs w:val="28"/>
        </w:rPr>
      </w:pPr>
    </w:p>
    <w:p w:rsidR="498454B5" w:rsidP="60E7682D" w:rsidRDefault="498454B5" w14:paraId="24237713" w14:textId="3BE88481">
      <w:pPr>
        <w:rPr>
          <w:sz w:val="28"/>
          <w:szCs w:val="28"/>
        </w:rPr>
      </w:pPr>
      <w:r w:rsidRPr="3E15443B">
        <w:rPr>
          <w:sz w:val="28"/>
          <w:szCs w:val="28"/>
        </w:rPr>
        <w:t>All validation outcomes are recorded in control tables such as input_registry</w:t>
      </w:r>
      <w:r w:rsidRPr="3E15443B" w:rsidR="14D22897">
        <w:rPr>
          <w:sz w:val="28"/>
          <w:szCs w:val="28"/>
        </w:rPr>
        <w:t xml:space="preserve"> </w:t>
      </w:r>
      <w:r w:rsidRPr="3E15443B">
        <w:rPr>
          <w:sz w:val="28"/>
          <w:szCs w:val="28"/>
        </w:rPr>
        <w:t>and sla_instance.</w:t>
      </w:r>
      <w:r w:rsidRPr="3E15443B" w:rsidR="2BA36DBA">
        <w:rPr>
          <w:sz w:val="28"/>
          <w:szCs w:val="28"/>
        </w:rPr>
        <w:t xml:space="preserve"> </w:t>
      </w:r>
    </w:p>
    <w:p w:rsidR="2BA36DBA" w:rsidP="60E7682D" w:rsidRDefault="2BA36DBA" w14:paraId="57755E12" w14:textId="59864B96">
      <w:pPr>
        <w:pStyle w:val="ListParagraph"/>
        <w:numPr>
          <w:ilvl w:val="0"/>
          <w:numId w:val="6"/>
        </w:numPr>
        <w:rPr>
          <w:rFonts w:ascii="Aptos" w:hAnsi="Aptos" w:eastAsia="Aptos" w:cs="Aptos"/>
          <w:sz w:val="28"/>
          <w:szCs w:val="28"/>
        </w:rPr>
      </w:pPr>
      <w:r w:rsidRPr="60E7682D">
        <w:rPr>
          <w:rFonts w:ascii="Aptos" w:hAnsi="Aptos" w:eastAsia="Aptos" w:cs="Aptos"/>
          <w:sz w:val="28"/>
          <w:szCs w:val="28"/>
        </w:rPr>
        <w:t xml:space="preserve">Only files marked as </w:t>
      </w:r>
      <w:r w:rsidRPr="60E7682D">
        <w:rPr>
          <w:rFonts w:ascii="Aptos" w:hAnsi="Aptos" w:eastAsia="Aptos" w:cs="Aptos"/>
          <w:b/>
          <w:bCs/>
          <w:sz w:val="28"/>
          <w:szCs w:val="28"/>
        </w:rPr>
        <w:t xml:space="preserve">accepted </w:t>
      </w:r>
      <w:r w:rsidRPr="60E7682D">
        <w:rPr>
          <w:rFonts w:ascii="Aptos" w:hAnsi="Aptos" w:eastAsia="Aptos" w:cs="Aptos"/>
          <w:sz w:val="28"/>
          <w:szCs w:val="28"/>
        </w:rPr>
        <w:t>proceed to the bronze layer</w:t>
      </w:r>
    </w:p>
    <w:p w:rsidR="2BA36DBA" w:rsidP="60E7682D" w:rsidRDefault="2BA36DBA" w14:paraId="338BEF50" w14:textId="0D84D275">
      <w:pPr>
        <w:pStyle w:val="ListParagraph"/>
        <w:numPr>
          <w:ilvl w:val="0"/>
          <w:numId w:val="6"/>
        </w:numPr>
        <w:rPr>
          <w:rFonts w:asciiTheme="majorHAnsi" w:hAnsiTheme="majorHAnsi"/>
          <w:sz w:val="28"/>
          <w:szCs w:val="28"/>
        </w:rPr>
      </w:pPr>
      <w:r w:rsidRPr="60E7682D">
        <w:rPr>
          <w:rFonts w:asciiTheme="majorHAnsi" w:hAnsiTheme="majorHAnsi"/>
          <w:sz w:val="28"/>
          <w:szCs w:val="28"/>
        </w:rPr>
        <w:t xml:space="preserve">Invalid files are moved to the </w:t>
      </w:r>
      <w:r w:rsidRPr="60E7682D">
        <w:rPr>
          <w:rFonts w:asciiTheme="majorHAnsi" w:hAnsiTheme="majorHAnsi"/>
          <w:b/>
          <w:bCs/>
          <w:sz w:val="28"/>
          <w:szCs w:val="28"/>
        </w:rPr>
        <w:t xml:space="preserve">rejected </w:t>
      </w:r>
      <w:r w:rsidRPr="60E7682D">
        <w:rPr>
          <w:rFonts w:asciiTheme="majorHAnsi" w:hAnsiTheme="majorHAnsi"/>
          <w:sz w:val="28"/>
          <w:szCs w:val="28"/>
        </w:rPr>
        <w:t>zone and logged in control tables</w:t>
      </w:r>
    </w:p>
    <w:p w:rsidR="3586526E" w:rsidP="60E7682D" w:rsidRDefault="46A9446C" w14:paraId="3C5D3562" w14:textId="4FC09B40">
      <w:pPr>
        <w:pStyle w:val="Heading3"/>
      </w:pPr>
      <w:bookmarkStart w:name="_Toc164604265" w:id="660967006"/>
      <w:r w:rsidR="10429935">
        <w:rPr/>
        <w:t>5.1.</w:t>
      </w:r>
      <w:r w:rsidR="67AFBCA7">
        <w:rPr/>
        <w:t>5</w:t>
      </w:r>
      <w:r w:rsidR="10429935">
        <w:rPr/>
        <w:t xml:space="preserve"> File Lifecycle</w:t>
      </w:r>
      <w:bookmarkEnd w:id="660967006"/>
    </w:p>
    <w:p w:rsidR="4F62075D" w:rsidP="15B5172D" w:rsidRDefault="4F62075D" w14:paraId="24535173" w14:textId="19DD50EA">
      <w:r>
        <w:rPr>
          <w:noProof/>
        </w:rPr>
        <w:drawing>
          <wp:inline distT="0" distB="0" distL="0" distR="0" wp14:anchorId="5AA09C9A" wp14:editId="7DAB9464">
            <wp:extent cx="3724979" cy="926672"/>
            <wp:effectExtent l="0" t="0" r="0" b="0"/>
            <wp:docPr id="173409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9433" name="Picture 173409433"/>
                    <pic:cNvPicPr/>
                  </pic:nvPicPr>
                  <pic:blipFill>
                    <a:blip r:embed="rId12">
                      <a:extLst>
                        <a:ext uri="{28A0092B-C50C-407E-A947-70E740481C1C}">
                          <a14:useLocalDpi xmlns:a14="http://schemas.microsoft.com/office/drawing/2010/main"/>
                        </a:ext>
                      </a:extLst>
                    </a:blip>
                    <a:stretch>
                      <a:fillRect/>
                    </a:stretch>
                  </pic:blipFill>
                  <pic:spPr>
                    <a:xfrm>
                      <a:off x="0" y="0"/>
                      <a:ext cx="3724979" cy="926672"/>
                    </a:xfrm>
                    <a:prstGeom prst="rect">
                      <a:avLst/>
                    </a:prstGeom>
                  </pic:spPr>
                </pic:pic>
              </a:graphicData>
            </a:graphic>
          </wp:inline>
        </w:drawing>
      </w:r>
    </w:p>
    <w:p w:rsidR="3ABD237E" w:rsidP="00DE4F5D" w:rsidRDefault="3ABD237E" w14:paraId="66EE8B0A" w14:textId="64B5038C">
      <w:pPr>
        <w:pStyle w:val="ListParagraph"/>
        <w:numPr>
          <w:ilvl w:val="0"/>
          <w:numId w:val="28"/>
        </w:numPr>
        <w:spacing w:before="240" w:after="240"/>
        <w:rPr>
          <w:rFonts w:asciiTheme="majorHAnsi" w:hAnsiTheme="majorHAnsi"/>
          <w:sz w:val="28"/>
          <w:szCs w:val="28"/>
        </w:rPr>
      </w:pPr>
      <w:r w:rsidRPr="15B5172D">
        <w:rPr>
          <w:rFonts w:asciiTheme="majorHAnsi" w:hAnsiTheme="majorHAnsi"/>
          <w:b/>
          <w:bCs/>
          <w:sz w:val="28"/>
          <w:szCs w:val="28"/>
        </w:rPr>
        <w:t>incoming</w:t>
      </w:r>
      <w:r w:rsidRPr="15B5172D">
        <w:rPr>
          <w:rFonts w:asciiTheme="majorHAnsi" w:hAnsiTheme="majorHAnsi"/>
          <w:sz w:val="28"/>
          <w:szCs w:val="28"/>
        </w:rPr>
        <w:t>: newly received files</w:t>
      </w:r>
    </w:p>
    <w:p w:rsidR="3ABD237E" w:rsidP="00DE4F5D" w:rsidRDefault="3ABD237E" w14:paraId="3F6396C9" w14:textId="0A67447F">
      <w:pPr>
        <w:pStyle w:val="ListParagraph"/>
        <w:numPr>
          <w:ilvl w:val="0"/>
          <w:numId w:val="28"/>
        </w:numPr>
        <w:spacing w:before="240" w:after="240"/>
        <w:rPr>
          <w:sz w:val="28"/>
          <w:szCs w:val="28"/>
        </w:rPr>
      </w:pPr>
      <w:r w:rsidRPr="15B5172D">
        <w:rPr>
          <w:b/>
          <w:bCs/>
          <w:sz w:val="28"/>
          <w:szCs w:val="28"/>
        </w:rPr>
        <w:t>processed</w:t>
      </w:r>
      <w:r w:rsidRPr="15B5172D">
        <w:rPr>
          <w:sz w:val="28"/>
          <w:szCs w:val="28"/>
        </w:rPr>
        <w:t>: successfully ingested into Bronze</w:t>
      </w:r>
    </w:p>
    <w:p w:rsidR="3ABD237E" w:rsidP="00DE4F5D" w:rsidRDefault="3ABD237E" w14:paraId="2DC509CB" w14:textId="41C4D9CA">
      <w:pPr>
        <w:pStyle w:val="ListParagraph"/>
        <w:numPr>
          <w:ilvl w:val="0"/>
          <w:numId w:val="28"/>
        </w:numPr>
        <w:spacing w:before="240" w:after="240"/>
        <w:rPr>
          <w:sz w:val="28"/>
          <w:szCs w:val="28"/>
        </w:rPr>
      </w:pPr>
      <w:r w:rsidRPr="15B5172D">
        <w:rPr>
          <w:b/>
          <w:bCs/>
          <w:sz w:val="28"/>
          <w:szCs w:val="28"/>
        </w:rPr>
        <w:t>rejected</w:t>
      </w:r>
      <w:r w:rsidRPr="15B5172D">
        <w:rPr>
          <w:sz w:val="28"/>
          <w:szCs w:val="28"/>
        </w:rPr>
        <w:t>: failed validation or ingestion</w:t>
      </w:r>
    </w:p>
    <w:p w:rsidR="3ABD237E" w:rsidP="00DE4F5D" w:rsidRDefault="76D6C3D7" w14:paraId="01376A01" w14:textId="0275FBC2">
      <w:pPr>
        <w:pStyle w:val="ListParagraph"/>
        <w:numPr>
          <w:ilvl w:val="0"/>
          <w:numId w:val="28"/>
        </w:numPr>
        <w:spacing w:before="240" w:after="240"/>
        <w:rPr>
          <w:sz w:val="28"/>
          <w:szCs w:val="28"/>
        </w:rPr>
      </w:pPr>
      <w:r w:rsidRPr="60E7682D">
        <w:rPr>
          <w:b/>
          <w:bCs/>
          <w:sz w:val="28"/>
          <w:szCs w:val="28"/>
        </w:rPr>
        <w:t>archive</w:t>
      </w:r>
      <w:r w:rsidRPr="60E7682D">
        <w:rPr>
          <w:sz w:val="28"/>
          <w:szCs w:val="28"/>
        </w:rPr>
        <w:t>: long-term retention</w:t>
      </w:r>
    </w:p>
    <w:p w:rsidR="22951B00" w:rsidP="15B5172D" w:rsidRDefault="524956B1" w14:paraId="075537C4" w14:textId="32F66C82">
      <w:pPr>
        <w:pStyle w:val="Heading3"/>
        <w:spacing w:before="281" w:after="281"/>
      </w:pPr>
      <w:bookmarkStart w:name="_Toc1185560906" w:id="1842059427"/>
      <w:r w:rsidR="480C52F0">
        <w:rPr/>
        <w:t>5.1.</w:t>
      </w:r>
      <w:r w:rsidR="55DA0BF8">
        <w:rPr/>
        <w:t>6</w:t>
      </w:r>
      <w:r w:rsidR="480C52F0">
        <w:rPr/>
        <w:t xml:space="preserve"> Retention Policy</w:t>
      </w:r>
      <w:bookmarkEnd w:id="1842059427"/>
    </w:p>
    <w:p w:rsidR="22951B00" w:rsidP="00DE4F5D" w:rsidRDefault="22951B00" w14:paraId="5C8B73A3" w14:textId="16DA711A">
      <w:pPr>
        <w:pStyle w:val="ListParagraph"/>
        <w:numPr>
          <w:ilvl w:val="0"/>
          <w:numId w:val="22"/>
        </w:numPr>
        <w:spacing w:before="240" w:after="240"/>
        <w:rPr>
          <w:rFonts w:asciiTheme="majorHAnsi" w:hAnsiTheme="majorHAnsi"/>
          <w:sz w:val="28"/>
          <w:szCs w:val="28"/>
        </w:rPr>
      </w:pPr>
      <w:r w:rsidRPr="15B5172D">
        <w:rPr>
          <w:rFonts w:asciiTheme="majorHAnsi" w:hAnsiTheme="majorHAnsi"/>
          <w:sz w:val="28"/>
          <w:szCs w:val="28"/>
        </w:rPr>
        <w:t>Landing files are retained for a configurable duration</w:t>
      </w:r>
    </w:p>
    <w:p w:rsidR="22951B00" w:rsidP="00DE4F5D" w:rsidRDefault="22951B00" w14:paraId="007F4151" w14:textId="23C35B15">
      <w:pPr>
        <w:pStyle w:val="ListParagraph"/>
        <w:numPr>
          <w:ilvl w:val="0"/>
          <w:numId w:val="22"/>
        </w:numPr>
        <w:spacing w:before="240" w:after="240"/>
        <w:rPr>
          <w:rFonts w:asciiTheme="majorHAnsi" w:hAnsiTheme="majorHAnsi"/>
          <w:sz w:val="28"/>
          <w:szCs w:val="28"/>
        </w:rPr>
      </w:pPr>
      <w:r w:rsidRPr="15B5172D">
        <w:rPr>
          <w:rFonts w:asciiTheme="majorHAnsi" w:hAnsiTheme="majorHAnsi"/>
          <w:sz w:val="28"/>
          <w:szCs w:val="28"/>
        </w:rPr>
        <w:t>Archived files support reprocessing scenarios</w:t>
      </w:r>
    </w:p>
    <w:p w:rsidR="36E756AA" w:rsidP="15B5172D" w:rsidRDefault="246E426B" w14:paraId="04D3BCB6" w14:textId="7564942A">
      <w:pPr>
        <w:pStyle w:val="Heading3"/>
        <w:spacing w:before="281" w:after="281"/>
      </w:pPr>
      <w:bookmarkStart w:name="_Toc377633505" w:id="268038736"/>
      <w:r w:rsidR="489E1EB4">
        <w:rPr/>
        <w:t>5.1.</w:t>
      </w:r>
      <w:r w:rsidR="43943B3E">
        <w:rPr/>
        <w:t>7</w:t>
      </w:r>
      <w:r w:rsidR="489E1EB4">
        <w:rPr/>
        <w:t xml:space="preserve"> Security Considerations</w:t>
      </w:r>
      <w:bookmarkEnd w:id="268038736"/>
    </w:p>
    <w:p w:rsidR="36E756AA" w:rsidP="00DE4F5D" w:rsidRDefault="36E756AA" w14:paraId="05DDEDB0" w14:textId="092023B1">
      <w:pPr>
        <w:pStyle w:val="ListParagraph"/>
        <w:numPr>
          <w:ilvl w:val="0"/>
          <w:numId w:val="21"/>
        </w:numPr>
        <w:spacing w:before="240" w:after="240"/>
        <w:rPr>
          <w:rFonts w:asciiTheme="majorHAnsi" w:hAnsiTheme="majorHAnsi"/>
          <w:sz w:val="28"/>
          <w:szCs w:val="28"/>
        </w:rPr>
      </w:pPr>
      <w:r w:rsidRPr="15B5172D">
        <w:rPr>
          <w:rFonts w:asciiTheme="majorHAnsi" w:hAnsiTheme="majorHAnsi"/>
          <w:sz w:val="28"/>
          <w:szCs w:val="28"/>
        </w:rPr>
        <w:t>Access is restricted to ingestion and platform services</w:t>
      </w:r>
    </w:p>
    <w:p w:rsidR="36E756AA" w:rsidP="00DE4F5D" w:rsidRDefault="36E756AA" w14:paraId="44D9EBE4" w14:textId="2F6840EA">
      <w:pPr>
        <w:pStyle w:val="ListParagraph"/>
        <w:numPr>
          <w:ilvl w:val="0"/>
          <w:numId w:val="21"/>
        </w:numPr>
        <w:spacing w:before="240" w:after="240"/>
        <w:rPr>
          <w:rFonts w:asciiTheme="majorHAnsi" w:hAnsiTheme="majorHAnsi"/>
          <w:sz w:val="28"/>
          <w:szCs w:val="28"/>
        </w:rPr>
      </w:pPr>
      <w:r w:rsidRPr="15B5172D">
        <w:rPr>
          <w:rFonts w:asciiTheme="majorHAnsi" w:hAnsiTheme="majorHAnsi"/>
          <w:sz w:val="28"/>
          <w:szCs w:val="28"/>
        </w:rPr>
        <w:t>Sensitive data is protected using encryption at rest and in transit</w:t>
      </w:r>
      <w:r w:rsidRPr="15B5172D" w:rsidR="4590190A">
        <w:rPr>
          <w:rFonts w:asciiTheme="majorHAnsi" w:hAnsiTheme="majorHAnsi"/>
          <w:sz w:val="28"/>
          <w:szCs w:val="28"/>
        </w:rPr>
        <w:t xml:space="preserve"> if applicable</w:t>
      </w:r>
    </w:p>
    <w:p w:rsidR="36E756AA" w:rsidP="00DE4F5D" w:rsidRDefault="36E756AA" w14:paraId="44BD7A8D" w14:textId="7FA0237D">
      <w:pPr>
        <w:pStyle w:val="ListParagraph"/>
        <w:numPr>
          <w:ilvl w:val="0"/>
          <w:numId w:val="21"/>
        </w:numPr>
        <w:spacing w:before="240" w:after="240"/>
        <w:rPr>
          <w:rFonts w:asciiTheme="majorHAnsi" w:hAnsiTheme="majorHAnsi"/>
          <w:sz w:val="28"/>
          <w:szCs w:val="28"/>
        </w:rPr>
      </w:pPr>
      <w:r w:rsidRPr="15B5172D">
        <w:rPr>
          <w:rFonts w:asciiTheme="majorHAnsi" w:hAnsiTheme="majorHAnsi"/>
          <w:sz w:val="28"/>
          <w:szCs w:val="28"/>
        </w:rPr>
        <w:t>No direct end-user access is allowed</w:t>
      </w:r>
    </w:p>
    <w:p w:rsidRPr="00EF46C3" w:rsidR="00EF46C3" w:rsidP="174D6F08" w:rsidRDefault="47488533" w14:paraId="14ACAEB4" w14:textId="509A4B70">
      <w:pPr>
        <w:pStyle w:val="Heading2"/>
      </w:pPr>
      <w:bookmarkStart w:name="_Toc2032023041" w:id="211336406"/>
      <w:r w:rsidR="6962C25C">
        <w:rPr/>
        <w:t>5.</w:t>
      </w:r>
      <w:r w:rsidR="6515449E">
        <w:rPr/>
        <w:t>2</w:t>
      </w:r>
      <w:r w:rsidR="6962C25C">
        <w:rPr/>
        <w:t xml:space="preserve"> Medallion </w:t>
      </w:r>
      <w:r w:rsidR="006A7598">
        <w:rPr/>
        <w:t xml:space="preserve">Storage </w:t>
      </w:r>
      <w:r w:rsidR="6962C25C">
        <w:rPr/>
        <w:t>Layers</w:t>
      </w:r>
      <w:bookmarkEnd w:id="211336406"/>
    </w:p>
    <w:p w:rsidR="15B5172D" w:rsidP="15B5172D" w:rsidRDefault="15B5172D" w14:paraId="30C7E95B" w14:textId="26342B0D"/>
    <w:p w:rsidRPr="00EF46C3" w:rsidR="00EF46C3" w:rsidP="15B5172D" w:rsidRDefault="47488533" w14:paraId="3FB6E604" w14:textId="536D8CC0">
      <w:pPr>
        <w:pStyle w:val="Heading3"/>
        <w:rPr>
          <w:b w:val="1"/>
          <w:bCs w:val="1"/>
        </w:rPr>
      </w:pPr>
      <w:bookmarkStart w:name="_Toc164706578" w:id="895182992"/>
      <w:r w:rsidR="6962C25C">
        <w:rPr/>
        <w:t>5.</w:t>
      </w:r>
      <w:r w:rsidR="1F61EF1B">
        <w:rPr/>
        <w:t>2</w:t>
      </w:r>
      <w:r w:rsidR="6962C25C">
        <w:rPr/>
        <w:t>.1 Bronze Layer</w:t>
      </w:r>
      <w:bookmarkEnd w:id="895182992"/>
    </w:p>
    <w:p w:rsidR="15B5172D" w:rsidP="15B5172D" w:rsidRDefault="15B5172D" w14:paraId="45C5301F" w14:textId="06EFE310">
      <w:pPr>
        <w:pStyle w:val="Heading4"/>
      </w:pPr>
    </w:p>
    <w:p w:rsidR="3D693155" w:rsidP="15B5172D" w:rsidRDefault="3D693155" w14:paraId="7B05E3A8" w14:textId="1F4E70D4">
      <w:pPr>
        <w:pStyle w:val="Heading4"/>
        <w:rPr>
          <w:rFonts w:eastAsiaTheme="minorEastAsia" w:cstheme="minorBidi"/>
          <w:b/>
          <w:bCs/>
          <w:color w:val="auto"/>
          <w:sz w:val="28"/>
          <w:szCs w:val="28"/>
        </w:rPr>
      </w:pPr>
      <w:r w:rsidRPr="15B5172D">
        <w:t xml:space="preserve">5.2.1.1 </w:t>
      </w:r>
      <w:r w:rsidRPr="15B5172D" w:rsidR="6D900BC7">
        <w:t>Purpose</w:t>
      </w:r>
    </w:p>
    <w:p w:rsidR="6D900BC7" w:rsidP="15B5172D" w:rsidRDefault="6D900BC7" w14:paraId="776CFA2B" w14:textId="3BDF9CE1">
      <w:pPr>
        <w:spacing w:before="240" w:after="240"/>
        <w:rPr>
          <w:rFonts w:asciiTheme="majorHAnsi" w:hAnsiTheme="majorHAnsi"/>
          <w:sz w:val="28"/>
          <w:szCs w:val="28"/>
        </w:rPr>
      </w:pPr>
      <w:r w:rsidRPr="15B5172D">
        <w:rPr>
          <w:rFonts w:asciiTheme="majorHAnsi" w:hAnsiTheme="majorHAnsi"/>
          <w:sz w:val="28"/>
          <w:szCs w:val="28"/>
        </w:rPr>
        <w:t>The Bronze Layer serves as the raw ingestion layer of the Lakehouse, storing data as received from source systems with processing/lineage metadata.</w:t>
      </w:r>
    </w:p>
    <w:p w:rsidR="6D900BC7" w:rsidP="15B5172D" w:rsidRDefault="6D900BC7" w14:paraId="02162D79" w14:textId="1203CF46">
      <w:pPr>
        <w:spacing w:before="240" w:after="240"/>
        <w:rPr>
          <w:rFonts w:asciiTheme="majorHAnsi" w:hAnsiTheme="majorHAnsi"/>
          <w:sz w:val="28"/>
          <w:szCs w:val="28"/>
        </w:rPr>
      </w:pPr>
      <w:r w:rsidRPr="15B5172D">
        <w:rPr>
          <w:rFonts w:asciiTheme="majorHAnsi" w:hAnsiTheme="majorHAnsi"/>
          <w:sz w:val="28"/>
          <w:szCs w:val="28"/>
        </w:rPr>
        <w:t>It is designed to</w:t>
      </w:r>
      <w:r w:rsidRPr="15B5172D" w:rsidR="71B0A465">
        <w:rPr>
          <w:rFonts w:asciiTheme="majorHAnsi" w:hAnsiTheme="majorHAnsi"/>
          <w:sz w:val="28"/>
          <w:szCs w:val="28"/>
        </w:rPr>
        <w:t>-</w:t>
      </w:r>
    </w:p>
    <w:p w:rsidR="6D900BC7" w:rsidP="00DE4F5D" w:rsidRDefault="6D900BC7" w14:paraId="4449DFFA" w14:textId="49858CAB">
      <w:pPr>
        <w:pStyle w:val="ListParagraph"/>
        <w:numPr>
          <w:ilvl w:val="0"/>
          <w:numId w:val="20"/>
        </w:numPr>
        <w:spacing w:before="240" w:after="240"/>
        <w:rPr>
          <w:rFonts w:asciiTheme="majorHAnsi" w:hAnsiTheme="majorHAnsi"/>
          <w:sz w:val="28"/>
          <w:szCs w:val="28"/>
        </w:rPr>
      </w:pPr>
      <w:r w:rsidRPr="15B5172D">
        <w:rPr>
          <w:rFonts w:asciiTheme="majorHAnsi" w:hAnsiTheme="majorHAnsi"/>
          <w:sz w:val="28"/>
          <w:szCs w:val="28"/>
        </w:rPr>
        <w:t>ingest data from the Landing Layer into Delta tables</w:t>
      </w:r>
    </w:p>
    <w:p w:rsidR="6D900BC7" w:rsidP="00DE4F5D" w:rsidRDefault="6D900BC7" w14:paraId="45E63838" w14:textId="394E21A0">
      <w:pPr>
        <w:pStyle w:val="ListParagraph"/>
        <w:numPr>
          <w:ilvl w:val="0"/>
          <w:numId w:val="20"/>
        </w:numPr>
        <w:spacing w:before="240" w:after="240"/>
        <w:rPr>
          <w:rFonts w:asciiTheme="majorHAnsi" w:hAnsiTheme="majorHAnsi"/>
          <w:sz w:val="28"/>
          <w:szCs w:val="28"/>
        </w:rPr>
      </w:pPr>
      <w:r w:rsidRPr="15B5172D">
        <w:rPr>
          <w:rFonts w:asciiTheme="majorHAnsi" w:hAnsiTheme="majorHAnsi"/>
          <w:sz w:val="28"/>
          <w:szCs w:val="28"/>
        </w:rPr>
        <w:t>preserve source data in its original structure and semantics</w:t>
      </w:r>
    </w:p>
    <w:p w:rsidR="6D900BC7" w:rsidP="00DE4F5D" w:rsidRDefault="6D900BC7" w14:paraId="608AC838" w14:textId="76B17540">
      <w:pPr>
        <w:pStyle w:val="ListParagraph"/>
        <w:numPr>
          <w:ilvl w:val="0"/>
          <w:numId w:val="20"/>
        </w:numPr>
        <w:spacing w:before="240" w:after="240"/>
        <w:rPr>
          <w:rFonts w:asciiTheme="majorHAnsi" w:hAnsiTheme="majorHAnsi"/>
          <w:sz w:val="28"/>
          <w:szCs w:val="28"/>
        </w:rPr>
      </w:pPr>
      <w:r w:rsidRPr="15B5172D">
        <w:rPr>
          <w:rFonts w:asciiTheme="majorHAnsi" w:hAnsiTheme="majorHAnsi"/>
          <w:sz w:val="28"/>
          <w:szCs w:val="28"/>
        </w:rPr>
        <w:t>enable traceability, auditability, and replay of source data</w:t>
      </w:r>
    </w:p>
    <w:p w:rsidRPr="00EF46C3" w:rsidR="00EF46C3" w:rsidP="15B5172D" w:rsidRDefault="35E72DD3" w14:paraId="6B0E2D6F" w14:textId="09BB7F7D">
      <w:pPr>
        <w:pStyle w:val="Heading4"/>
        <w:rPr>
          <w:sz w:val="28"/>
          <w:szCs w:val="28"/>
        </w:rPr>
      </w:pPr>
      <w:r>
        <w:t xml:space="preserve">5.2.1.2 </w:t>
      </w:r>
      <w:r w:rsidR="47488533">
        <w:t>Characteristics</w:t>
      </w:r>
    </w:p>
    <w:p w:rsidRPr="00EF46C3" w:rsidR="00EF46C3" w:rsidP="63CD9909" w:rsidRDefault="47488533" w14:paraId="19F1FE9A" w14:textId="3D34ED30">
      <w:pPr>
        <w:pStyle w:val="ListParagraph"/>
        <w:numPr>
          <w:ilvl w:val="0"/>
          <w:numId w:val="31"/>
        </w:numPr>
        <w:rPr>
          <w:rFonts w:asciiTheme="majorHAnsi" w:hAnsiTheme="majorHAnsi"/>
          <w:sz w:val="28"/>
          <w:szCs w:val="28"/>
        </w:rPr>
      </w:pPr>
      <w:r w:rsidRPr="63CD9909">
        <w:rPr>
          <w:rFonts w:asciiTheme="majorHAnsi" w:hAnsiTheme="majorHAnsi"/>
          <w:sz w:val="28"/>
          <w:szCs w:val="28"/>
        </w:rPr>
        <w:t>Append-only</w:t>
      </w:r>
      <w:r w:rsidRPr="63CD9909" w:rsidR="0C8AC997">
        <w:rPr>
          <w:rFonts w:asciiTheme="majorHAnsi" w:hAnsiTheme="majorHAnsi"/>
          <w:sz w:val="28"/>
          <w:szCs w:val="28"/>
        </w:rPr>
        <w:t xml:space="preserve"> storage </w:t>
      </w:r>
    </w:p>
    <w:p w:rsidRPr="00EF46C3" w:rsidR="00EF46C3" w:rsidP="00DE4F5D" w:rsidRDefault="00EF46C3" w14:paraId="73C11669" w14:textId="3FBA5E54">
      <w:pPr>
        <w:pStyle w:val="ListParagraph"/>
        <w:numPr>
          <w:ilvl w:val="0"/>
          <w:numId w:val="31"/>
        </w:numPr>
        <w:rPr>
          <w:rFonts w:asciiTheme="majorHAnsi" w:hAnsiTheme="majorHAnsi"/>
          <w:sz w:val="28"/>
          <w:szCs w:val="28"/>
        </w:rPr>
      </w:pPr>
      <w:r w:rsidRPr="00EF46C3">
        <w:rPr>
          <w:rFonts w:asciiTheme="majorHAnsi" w:hAnsiTheme="majorHAnsi"/>
          <w:sz w:val="28"/>
          <w:szCs w:val="28"/>
        </w:rPr>
        <w:t>Schema drift allowed</w:t>
      </w:r>
      <w:r w:rsidR="005621A7">
        <w:rPr>
          <w:rFonts w:asciiTheme="majorHAnsi" w:hAnsiTheme="majorHAnsi"/>
          <w:sz w:val="28"/>
          <w:szCs w:val="28"/>
        </w:rPr>
        <w:t>, but captured</w:t>
      </w:r>
    </w:p>
    <w:p w:rsidRPr="00EF46C3" w:rsidR="00EF46C3" w:rsidP="00DE4F5D" w:rsidRDefault="47488533" w14:paraId="5185AA63" w14:textId="32F850A5">
      <w:pPr>
        <w:pStyle w:val="ListParagraph"/>
        <w:numPr>
          <w:ilvl w:val="0"/>
          <w:numId w:val="31"/>
        </w:numPr>
        <w:rPr>
          <w:rFonts w:asciiTheme="majorHAnsi" w:hAnsiTheme="majorHAnsi"/>
          <w:sz w:val="28"/>
          <w:szCs w:val="28"/>
        </w:rPr>
      </w:pPr>
      <w:r w:rsidRPr="15B5172D">
        <w:rPr>
          <w:rFonts w:asciiTheme="majorHAnsi" w:hAnsiTheme="majorHAnsi"/>
          <w:sz w:val="28"/>
          <w:szCs w:val="28"/>
        </w:rPr>
        <w:t>Source system metadata retained</w:t>
      </w:r>
    </w:p>
    <w:p w:rsidR="2C3985FC" w:rsidP="00DE4F5D" w:rsidRDefault="2C3985FC" w14:paraId="40F0D25C" w14:textId="3363FB60">
      <w:pPr>
        <w:pStyle w:val="ListParagraph"/>
        <w:numPr>
          <w:ilvl w:val="0"/>
          <w:numId w:val="31"/>
        </w:numPr>
        <w:rPr>
          <w:rFonts w:asciiTheme="majorHAnsi" w:hAnsiTheme="majorHAnsi"/>
          <w:sz w:val="28"/>
          <w:szCs w:val="28"/>
        </w:rPr>
      </w:pPr>
      <w:r w:rsidRPr="15B5172D">
        <w:rPr>
          <w:rFonts w:asciiTheme="majorHAnsi" w:hAnsiTheme="majorHAnsi"/>
          <w:sz w:val="28"/>
          <w:szCs w:val="28"/>
        </w:rPr>
        <w:t>Processing</w:t>
      </w:r>
      <w:r w:rsidRPr="15B5172D" w:rsidR="3795A35F">
        <w:rPr>
          <w:rFonts w:asciiTheme="majorHAnsi" w:hAnsiTheme="majorHAnsi"/>
          <w:sz w:val="28"/>
          <w:szCs w:val="28"/>
        </w:rPr>
        <w:t>/Lineage metadata added</w:t>
      </w:r>
    </w:p>
    <w:p w:rsidR="4FAD48AA" w:rsidP="00DE4F5D" w:rsidRDefault="2A9FBA65" w14:paraId="6C166BB7" w14:textId="16AC3851">
      <w:pPr>
        <w:pStyle w:val="ListParagraph"/>
        <w:numPr>
          <w:ilvl w:val="0"/>
          <w:numId w:val="31"/>
        </w:numPr>
        <w:rPr>
          <w:rFonts w:asciiTheme="majorHAnsi" w:hAnsiTheme="majorHAnsi"/>
          <w:sz w:val="28"/>
          <w:szCs w:val="28"/>
        </w:rPr>
      </w:pPr>
      <w:r w:rsidRPr="15B5172D">
        <w:rPr>
          <w:rFonts w:asciiTheme="majorHAnsi" w:hAnsiTheme="majorHAnsi"/>
          <w:sz w:val="28"/>
          <w:szCs w:val="28"/>
        </w:rPr>
        <w:t>Partition by Date &amp; Batch Id</w:t>
      </w:r>
    </w:p>
    <w:p w:rsidRPr="00EF46C3" w:rsidR="00EF46C3" w:rsidP="15B5172D" w:rsidRDefault="2C03FE30" w14:paraId="3BCE8ACD" w14:textId="5BD3B124">
      <w:pPr>
        <w:pStyle w:val="Heading4"/>
        <w:rPr>
          <w:sz w:val="28"/>
          <w:szCs w:val="28"/>
        </w:rPr>
      </w:pPr>
      <w:r>
        <w:t xml:space="preserve">5.2.1.3 </w:t>
      </w:r>
      <w:r w:rsidR="755046DD">
        <w:t>Naming Convention</w:t>
      </w:r>
      <w:r w:rsidR="55795F28">
        <w:t xml:space="preserve"> (Bronze Table)</w:t>
      </w:r>
    </w:p>
    <w:p w:rsidRPr="00EF46C3" w:rsidR="00EF46C3" w:rsidP="15B5172D" w:rsidRDefault="755046DD" w14:paraId="0D33FD3D" w14:textId="00CC30B9">
      <w:pPr>
        <w:ind w:firstLine="720"/>
        <w:rPr>
          <w:rFonts w:asciiTheme="majorHAnsi" w:hAnsiTheme="majorHAnsi"/>
          <w:sz w:val="28"/>
          <w:szCs w:val="28"/>
        </w:rPr>
      </w:pPr>
      <w:r w:rsidRPr="15B5172D">
        <w:rPr>
          <w:rFonts w:asciiTheme="majorHAnsi" w:hAnsiTheme="majorHAnsi"/>
          <w:sz w:val="28"/>
          <w:szCs w:val="28"/>
        </w:rPr>
        <w:t>bronze_</w:t>
      </w:r>
      <w:r w:rsidRPr="15B5172D" w:rsidR="15B421D9">
        <w:rPr>
          <w:rFonts w:asciiTheme="majorHAnsi" w:hAnsiTheme="majorHAnsi"/>
          <w:sz w:val="28"/>
          <w:szCs w:val="28"/>
        </w:rPr>
        <w:t>&lt;domain&gt;_</w:t>
      </w:r>
      <w:r w:rsidRPr="15B5172D">
        <w:rPr>
          <w:rFonts w:asciiTheme="majorHAnsi" w:hAnsiTheme="majorHAnsi"/>
          <w:sz w:val="28"/>
          <w:szCs w:val="28"/>
        </w:rPr>
        <w:t>&lt;source_system&gt;_&lt;feed_name&gt;</w:t>
      </w:r>
    </w:p>
    <w:p w:rsidRPr="00EF46C3" w:rsidR="00EF46C3" w:rsidP="15B5172D" w:rsidRDefault="564636E8" w14:paraId="0FE675B4" w14:textId="6E7581F4">
      <w:pPr>
        <w:pStyle w:val="Heading4"/>
      </w:pPr>
      <w:r>
        <w:t>5.2.1.4 Example</w:t>
      </w:r>
    </w:p>
    <w:p w:rsidRPr="00EF46C3" w:rsidR="00EF46C3" w:rsidP="00DE4F5D" w:rsidRDefault="47488533" w14:paraId="3F426A4A" w14:textId="45AEE504">
      <w:pPr>
        <w:pStyle w:val="ListParagraph"/>
        <w:numPr>
          <w:ilvl w:val="0"/>
          <w:numId w:val="40"/>
        </w:numPr>
        <w:rPr>
          <w:rFonts w:asciiTheme="majorHAnsi" w:hAnsiTheme="majorHAnsi"/>
          <w:sz w:val="28"/>
          <w:szCs w:val="28"/>
        </w:rPr>
      </w:pPr>
      <w:r w:rsidRPr="15B5172D">
        <w:rPr>
          <w:rFonts w:asciiTheme="majorHAnsi" w:hAnsiTheme="majorHAnsi"/>
          <w:sz w:val="28"/>
          <w:szCs w:val="28"/>
        </w:rPr>
        <w:t>bronze_</w:t>
      </w:r>
      <w:r w:rsidRPr="15B5172D" w:rsidR="740011B0">
        <w:rPr>
          <w:rFonts w:asciiTheme="majorHAnsi" w:hAnsiTheme="majorHAnsi"/>
          <w:sz w:val="28"/>
          <w:szCs w:val="28"/>
        </w:rPr>
        <w:t>enrol</w:t>
      </w:r>
      <w:r w:rsidRPr="15B5172D" w:rsidR="72A55B76">
        <w:rPr>
          <w:rFonts w:asciiTheme="majorHAnsi" w:hAnsiTheme="majorHAnsi"/>
          <w:sz w:val="28"/>
          <w:szCs w:val="28"/>
        </w:rPr>
        <w:t>l</w:t>
      </w:r>
      <w:r w:rsidRPr="15B5172D" w:rsidR="740011B0">
        <w:rPr>
          <w:rFonts w:asciiTheme="majorHAnsi" w:hAnsiTheme="majorHAnsi"/>
          <w:sz w:val="28"/>
          <w:szCs w:val="28"/>
        </w:rPr>
        <w:t>ments_</w:t>
      </w:r>
      <w:r w:rsidRPr="15B5172D" w:rsidR="161CD805">
        <w:rPr>
          <w:rFonts w:asciiTheme="majorHAnsi" w:hAnsiTheme="majorHAnsi"/>
          <w:sz w:val="28"/>
          <w:szCs w:val="28"/>
        </w:rPr>
        <w:t>fedellisny</w:t>
      </w:r>
      <w:r w:rsidRPr="15B5172D">
        <w:rPr>
          <w:rFonts w:asciiTheme="majorHAnsi" w:hAnsiTheme="majorHAnsi"/>
          <w:sz w:val="28"/>
          <w:szCs w:val="28"/>
        </w:rPr>
        <w:t>_</w:t>
      </w:r>
      <w:r w:rsidRPr="15B5172D" w:rsidR="089B4992">
        <w:rPr>
          <w:rFonts w:asciiTheme="majorHAnsi" w:hAnsiTheme="majorHAnsi"/>
          <w:sz w:val="28"/>
          <w:szCs w:val="28"/>
        </w:rPr>
        <w:t>&lt;feed_name&gt;</w:t>
      </w:r>
    </w:p>
    <w:p w:rsidR="0F986038" w:rsidP="15B5172D" w:rsidRDefault="0F986038" w14:paraId="5C09A3E7" w14:textId="2176DDA9">
      <w:pPr>
        <w:pStyle w:val="Heading4"/>
        <w:rPr>
          <w:rFonts w:eastAsiaTheme="minorEastAsia" w:cstheme="minorBidi"/>
          <w:b/>
          <w:bCs/>
          <w:color w:val="auto"/>
          <w:sz w:val="28"/>
          <w:szCs w:val="28"/>
        </w:rPr>
      </w:pPr>
      <w:r>
        <w:t>5.2.1.5</w:t>
      </w:r>
      <w:r w:rsidRPr="15B5172D">
        <w:t xml:space="preserve"> </w:t>
      </w:r>
      <w:r w:rsidRPr="15B5172D" w:rsidR="5DB11896">
        <w:t>Validation</w:t>
      </w:r>
    </w:p>
    <w:p w:rsidR="51C99D15" w:rsidP="00DE4F5D" w:rsidRDefault="51C99D15" w14:paraId="6187D4AC" w14:textId="637CB2CD">
      <w:pPr>
        <w:pStyle w:val="ListParagraph"/>
        <w:numPr>
          <w:ilvl w:val="0"/>
          <w:numId w:val="18"/>
        </w:numPr>
        <w:spacing w:before="240" w:after="240"/>
        <w:rPr>
          <w:rFonts w:asciiTheme="majorHAnsi" w:hAnsiTheme="majorHAnsi"/>
          <w:sz w:val="28"/>
          <w:szCs w:val="28"/>
        </w:rPr>
      </w:pPr>
      <w:r w:rsidRPr="15B5172D">
        <w:rPr>
          <w:rFonts w:asciiTheme="majorHAnsi" w:hAnsiTheme="majorHAnsi"/>
          <w:sz w:val="28"/>
          <w:szCs w:val="28"/>
        </w:rPr>
        <w:t>File-level and schema-level errors are captured during ingestion</w:t>
      </w:r>
    </w:p>
    <w:p w:rsidR="0E76299F" w:rsidP="00DE4F5D" w:rsidRDefault="0E76299F" w14:paraId="396A6DE8" w14:textId="67C436E6">
      <w:pPr>
        <w:pStyle w:val="ListParagraph"/>
        <w:numPr>
          <w:ilvl w:val="0"/>
          <w:numId w:val="18"/>
        </w:numPr>
        <w:spacing w:before="240" w:after="240"/>
        <w:rPr>
          <w:rFonts w:asciiTheme="majorHAnsi" w:hAnsiTheme="majorHAnsi"/>
          <w:sz w:val="28"/>
          <w:szCs w:val="28"/>
        </w:rPr>
      </w:pPr>
      <w:r w:rsidRPr="15B5172D">
        <w:rPr>
          <w:rFonts w:asciiTheme="majorHAnsi" w:hAnsiTheme="majorHAnsi"/>
          <w:sz w:val="28"/>
          <w:szCs w:val="28"/>
        </w:rPr>
        <w:t>Metrics are logged per each batch for actionable insights</w:t>
      </w:r>
    </w:p>
    <w:p w:rsidR="51C99D15" w:rsidP="00DE4F5D" w:rsidRDefault="51C99D15" w14:paraId="69394BA3" w14:textId="24BD3801">
      <w:pPr>
        <w:pStyle w:val="ListParagraph"/>
        <w:numPr>
          <w:ilvl w:val="0"/>
          <w:numId w:val="18"/>
        </w:numPr>
        <w:spacing w:before="240" w:after="240"/>
        <w:rPr>
          <w:rFonts w:asciiTheme="majorHAnsi" w:hAnsiTheme="majorHAnsi"/>
          <w:sz w:val="28"/>
          <w:szCs w:val="28"/>
        </w:rPr>
      </w:pPr>
      <w:r w:rsidRPr="15B5172D">
        <w:rPr>
          <w:rFonts w:asciiTheme="majorHAnsi" w:hAnsiTheme="majorHAnsi"/>
          <w:sz w:val="28"/>
          <w:szCs w:val="28"/>
        </w:rPr>
        <w:t>Invalid records (if identifiable) may be routed to quarantine tables</w:t>
      </w:r>
    </w:p>
    <w:p w:rsidR="51C99D15" w:rsidP="00DE4F5D" w:rsidRDefault="51C99D15" w14:paraId="6DF6F16D" w14:textId="55B4AD06">
      <w:pPr>
        <w:pStyle w:val="ListParagraph"/>
        <w:numPr>
          <w:ilvl w:val="0"/>
          <w:numId w:val="18"/>
        </w:numPr>
        <w:spacing w:before="240" w:after="240"/>
        <w:rPr>
          <w:rFonts w:asciiTheme="majorHAnsi" w:hAnsiTheme="majorHAnsi"/>
          <w:sz w:val="28"/>
          <w:szCs w:val="28"/>
        </w:rPr>
      </w:pPr>
      <w:r w:rsidRPr="15B5172D">
        <w:rPr>
          <w:rFonts w:asciiTheme="majorHAnsi" w:hAnsiTheme="majorHAnsi"/>
          <w:sz w:val="28"/>
          <w:szCs w:val="28"/>
        </w:rPr>
        <w:t>All errors are recorded in the centralized error</w:t>
      </w:r>
      <w:r w:rsidRPr="15B5172D" w:rsidR="0C1EE171">
        <w:rPr>
          <w:rFonts w:asciiTheme="majorHAnsi" w:hAnsiTheme="majorHAnsi"/>
          <w:sz w:val="28"/>
          <w:szCs w:val="28"/>
        </w:rPr>
        <w:t xml:space="preserve"> log</w:t>
      </w:r>
    </w:p>
    <w:p w:rsidR="3825F491" w:rsidP="15B5172D" w:rsidRDefault="3825F491" w14:paraId="6B3B5105" w14:textId="72998216">
      <w:pPr>
        <w:pStyle w:val="Heading4"/>
        <w:rPr>
          <w:b/>
          <w:bCs/>
          <w:sz w:val="28"/>
          <w:szCs w:val="28"/>
        </w:rPr>
      </w:pPr>
      <w:r>
        <w:t>5.2.1.6</w:t>
      </w:r>
      <w:r w:rsidRPr="15B5172D">
        <w:t xml:space="preserve"> </w:t>
      </w:r>
      <w:bookmarkStart w:name="_Toc809284106" w:id="24"/>
      <w:r w:rsidRPr="15B5172D" w:rsidR="275967D6">
        <w:t xml:space="preserve">Security </w:t>
      </w:r>
      <w:r w:rsidRPr="15B5172D" w:rsidR="0D466049">
        <w:t>Considerations</w:t>
      </w:r>
      <w:bookmarkEnd w:id="24"/>
    </w:p>
    <w:p w:rsidR="275967D6" w:rsidP="00DE4F5D" w:rsidRDefault="275967D6" w14:paraId="78B6AC6B" w14:textId="11799684">
      <w:pPr>
        <w:pStyle w:val="ListParagraph"/>
        <w:numPr>
          <w:ilvl w:val="0"/>
          <w:numId w:val="19"/>
        </w:numPr>
        <w:spacing w:before="240" w:after="240"/>
        <w:rPr>
          <w:rFonts w:asciiTheme="majorHAnsi" w:hAnsiTheme="majorHAnsi"/>
          <w:sz w:val="28"/>
          <w:szCs w:val="28"/>
        </w:rPr>
      </w:pPr>
      <w:r w:rsidRPr="15B5172D">
        <w:rPr>
          <w:rFonts w:asciiTheme="majorHAnsi" w:hAnsiTheme="majorHAnsi"/>
          <w:sz w:val="28"/>
          <w:szCs w:val="28"/>
        </w:rPr>
        <w:t>Access to Bronze tables is restricted to platform and engineering teams</w:t>
      </w:r>
    </w:p>
    <w:p w:rsidR="275967D6" w:rsidP="00DE4F5D" w:rsidRDefault="275967D6" w14:paraId="1C645669" w14:textId="4A34765F">
      <w:pPr>
        <w:pStyle w:val="ListParagraph"/>
        <w:numPr>
          <w:ilvl w:val="0"/>
          <w:numId w:val="19"/>
        </w:numPr>
        <w:spacing w:before="240" w:after="240"/>
        <w:rPr>
          <w:rFonts w:asciiTheme="majorHAnsi" w:hAnsiTheme="majorHAnsi"/>
          <w:sz w:val="28"/>
          <w:szCs w:val="28"/>
        </w:rPr>
      </w:pPr>
      <w:r w:rsidRPr="15B5172D">
        <w:rPr>
          <w:rFonts w:asciiTheme="majorHAnsi" w:hAnsiTheme="majorHAnsi"/>
          <w:sz w:val="28"/>
          <w:szCs w:val="28"/>
        </w:rPr>
        <w:t>Direct consumption by business users is discouraged</w:t>
      </w:r>
    </w:p>
    <w:p w:rsidR="275967D6" w:rsidP="00DE4F5D" w:rsidRDefault="275967D6" w14:paraId="473DE289" w14:textId="44859851">
      <w:pPr>
        <w:pStyle w:val="ListParagraph"/>
        <w:numPr>
          <w:ilvl w:val="0"/>
          <w:numId w:val="19"/>
        </w:numPr>
        <w:spacing w:before="240" w:after="240"/>
        <w:rPr>
          <w:rFonts w:asciiTheme="majorHAnsi" w:hAnsiTheme="majorHAnsi"/>
          <w:sz w:val="28"/>
          <w:szCs w:val="28"/>
        </w:rPr>
      </w:pPr>
      <w:r w:rsidRPr="15B5172D">
        <w:rPr>
          <w:rFonts w:asciiTheme="majorHAnsi" w:hAnsiTheme="majorHAnsi"/>
          <w:sz w:val="28"/>
          <w:szCs w:val="28"/>
        </w:rPr>
        <w:t>Sensitive data is protected using encryption and access controls in compliance with regulatory requirements if applicable</w:t>
      </w:r>
    </w:p>
    <w:p w:rsidR="15B5172D" w:rsidP="15B5172D" w:rsidRDefault="15B5172D" w14:paraId="48398820" w14:textId="0C01272F">
      <w:pPr>
        <w:pStyle w:val="ListParagraph"/>
        <w:rPr>
          <w:rFonts w:asciiTheme="majorHAnsi" w:hAnsiTheme="majorHAnsi"/>
          <w:sz w:val="28"/>
          <w:szCs w:val="28"/>
        </w:rPr>
      </w:pPr>
    </w:p>
    <w:p w:rsidRPr="00EF46C3" w:rsidR="00EF46C3" w:rsidP="174D6F08" w:rsidRDefault="47488533" w14:paraId="111227B0" w14:textId="45B42728">
      <w:pPr>
        <w:pStyle w:val="Heading3"/>
      </w:pPr>
      <w:bookmarkStart w:name="_Toc382589483" w:id="2071048012"/>
      <w:r w:rsidR="6962C25C">
        <w:rPr/>
        <w:t>5.</w:t>
      </w:r>
      <w:r w:rsidR="221E99D1">
        <w:rPr/>
        <w:t>2</w:t>
      </w:r>
      <w:r w:rsidR="6962C25C">
        <w:rPr/>
        <w:t>.2 Silver Raw Layer</w:t>
      </w:r>
      <w:bookmarkEnd w:id="2071048012"/>
    </w:p>
    <w:p w:rsidR="454DB90D" w:rsidP="15B5172D" w:rsidRDefault="454DB90D" w14:paraId="6134B9A9" w14:textId="7A0CE09D">
      <w:pPr>
        <w:pStyle w:val="Heading4"/>
        <w:rPr>
          <w:rFonts w:eastAsiaTheme="minorEastAsia" w:cstheme="minorBidi"/>
          <w:b/>
          <w:bCs/>
          <w:color w:val="auto"/>
          <w:sz w:val="28"/>
          <w:szCs w:val="28"/>
        </w:rPr>
      </w:pPr>
      <w:r w:rsidRPr="15B5172D">
        <w:t xml:space="preserve">5.2.2.1 </w:t>
      </w:r>
      <w:r w:rsidRPr="15B5172D" w:rsidR="51864395">
        <w:t>Purpose</w:t>
      </w:r>
    </w:p>
    <w:p w:rsidR="51864395" w:rsidP="15B5172D" w:rsidRDefault="51864395" w14:paraId="0DA533DC" w14:textId="369B0303">
      <w:pPr>
        <w:spacing w:before="240" w:after="240"/>
        <w:rPr>
          <w:rFonts w:asciiTheme="majorHAnsi" w:hAnsiTheme="majorHAnsi"/>
          <w:sz w:val="28"/>
          <w:szCs w:val="28"/>
        </w:rPr>
      </w:pPr>
      <w:r w:rsidRPr="15B5172D">
        <w:rPr>
          <w:rFonts w:asciiTheme="majorHAnsi" w:hAnsiTheme="majorHAnsi"/>
          <w:sz w:val="28"/>
          <w:szCs w:val="28"/>
        </w:rPr>
        <w:t xml:space="preserve">The Silver Raw Layer is responsible for performing technical normalization and standardization of data ingested from the </w:t>
      </w:r>
      <w:r w:rsidRPr="15B5172D" w:rsidR="05E9C7D6">
        <w:rPr>
          <w:rFonts w:asciiTheme="majorHAnsi" w:hAnsiTheme="majorHAnsi"/>
          <w:sz w:val="28"/>
          <w:szCs w:val="28"/>
        </w:rPr>
        <w:t>bronze</w:t>
      </w:r>
      <w:r w:rsidRPr="15B5172D">
        <w:rPr>
          <w:rFonts w:asciiTheme="majorHAnsi" w:hAnsiTheme="majorHAnsi"/>
          <w:sz w:val="28"/>
          <w:szCs w:val="28"/>
        </w:rPr>
        <w:t xml:space="preserve"> layer.</w:t>
      </w:r>
    </w:p>
    <w:p w:rsidR="51864395" w:rsidP="15B5172D" w:rsidRDefault="51864395" w14:paraId="5B346312" w14:textId="02FB490E">
      <w:pPr>
        <w:spacing w:before="240" w:after="240"/>
        <w:rPr>
          <w:rFonts w:asciiTheme="majorHAnsi" w:hAnsiTheme="majorHAnsi"/>
          <w:sz w:val="28"/>
          <w:szCs w:val="28"/>
        </w:rPr>
      </w:pPr>
      <w:r w:rsidRPr="15B5172D">
        <w:rPr>
          <w:rFonts w:asciiTheme="majorHAnsi" w:hAnsiTheme="majorHAnsi"/>
          <w:sz w:val="28"/>
          <w:szCs w:val="28"/>
        </w:rPr>
        <w:t>It acts as an intermediate layer that transforms raw source data into a structured, consistent, and analysis-ready format, without applying business-level rules or aggregations.</w:t>
      </w:r>
    </w:p>
    <w:p w:rsidR="51864395" w:rsidP="15B5172D" w:rsidRDefault="51864395" w14:paraId="59BA1404" w14:textId="1A895D6C">
      <w:pPr>
        <w:spacing w:before="240" w:after="240"/>
        <w:rPr>
          <w:rFonts w:asciiTheme="majorHAnsi" w:hAnsiTheme="majorHAnsi"/>
          <w:sz w:val="28"/>
          <w:szCs w:val="28"/>
        </w:rPr>
      </w:pPr>
      <w:r w:rsidRPr="15B5172D">
        <w:rPr>
          <w:rFonts w:asciiTheme="majorHAnsi" w:hAnsiTheme="majorHAnsi"/>
          <w:sz w:val="28"/>
          <w:szCs w:val="28"/>
        </w:rPr>
        <w:t>This layer ensures that downstream systems operate on clean, well-structured, and reliable datasets.</w:t>
      </w:r>
    </w:p>
    <w:p w:rsidR="2E89ED52" w:rsidP="15B5172D" w:rsidRDefault="2E89ED52" w14:paraId="3CE5DD67" w14:textId="7A76742D">
      <w:pPr>
        <w:pStyle w:val="Heading4"/>
        <w:rPr>
          <w:rFonts w:eastAsiaTheme="minorEastAsia" w:cstheme="minorBidi"/>
          <w:b/>
          <w:bCs/>
          <w:color w:val="auto"/>
          <w:sz w:val="28"/>
          <w:szCs w:val="28"/>
        </w:rPr>
      </w:pPr>
      <w:r w:rsidRPr="15B5172D">
        <w:t xml:space="preserve">5.2.2.2 </w:t>
      </w:r>
      <w:r w:rsidRPr="15B5172D" w:rsidR="48A9862B">
        <w:t>Characteristics</w:t>
      </w:r>
    </w:p>
    <w:p w:rsidR="2D9CA8B2" w:rsidP="00DE4F5D" w:rsidRDefault="2D9CA8B2" w14:paraId="384F3014" w14:textId="3AFCEA08">
      <w:pPr>
        <w:pStyle w:val="ListParagraph"/>
        <w:numPr>
          <w:ilvl w:val="0"/>
          <w:numId w:val="17"/>
        </w:numPr>
        <w:spacing w:before="240" w:after="240"/>
        <w:rPr>
          <w:rFonts w:asciiTheme="majorHAnsi" w:hAnsiTheme="majorHAnsi"/>
          <w:sz w:val="28"/>
          <w:szCs w:val="28"/>
        </w:rPr>
      </w:pPr>
      <w:r w:rsidRPr="15B5172D">
        <w:rPr>
          <w:rFonts w:asciiTheme="majorHAnsi" w:hAnsiTheme="majorHAnsi"/>
          <w:sz w:val="28"/>
          <w:szCs w:val="28"/>
        </w:rPr>
        <w:t>align column names, formats, and structures across different source systems</w:t>
      </w:r>
    </w:p>
    <w:p w:rsidR="51864395" w:rsidP="00DE4F5D" w:rsidRDefault="51864395" w14:paraId="0B9BC98C" w14:textId="38B14D16">
      <w:pPr>
        <w:pStyle w:val="ListParagraph"/>
        <w:numPr>
          <w:ilvl w:val="0"/>
          <w:numId w:val="17"/>
        </w:numPr>
        <w:spacing w:before="240" w:after="240"/>
        <w:rPr>
          <w:rFonts w:asciiTheme="majorHAnsi" w:hAnsiTheme="majorHAnsi"/>
          <w:sz w:val="28"/>
          <w:szCs w:val="28"/>
        </w:rPr>
      </w:pPr>
      <w:r w:rsidRPr="15B5172D">
        <w:rPr>
          <w:rFonts w:asciiTheme="majorHAnsi" w:hAnsiTheme="majorHAnsi"/>
          <w:sz w:val="28"/>
          <w:szCs w:val="28"/>
        </w:rPr>
        <w:t>normalize data structures for consistency</w:t>
      </w:r>
      <w:r w:rsidRPr="15B5172D" w:rsidR="282DF031">
        <w:rPr>
          <w:rFonts w:asciiTheme="majorHAnsi" w:hAnsiTheme="majorHAnsi"/>
          <w:sz w:val="28"/>
          <w:szCs w:val="28"/>
        </w:rPr>
        <w:t xml:space="preserve"> – e.g., flattening of nested data</w:t>
      </w:r>
    </w:p>
    <w:p w:rsidR="51864395" w:rsidP="00DE4F5D" w:rsidRDefault="51864395" w14:paraId="7DA9A83F" w14:textId="2762FF24">
      <w:pPr>
        <w:pStyle w:val="ListParagraph"/>
        <w:numPr>
          <w:ilvl w:val="0"/>
          <w:numId w:val="17"/>
        </w:numPr>
        <w:spacing w:before="240" w:after="240"/>
        <w:rPr>
          <w:rFonts w:asciiTheme="majorHAnsi" w:hAnsiTheme="majorHAnsi"/>
          <w:sz w:val="28"/>
          <w:szCs w:val="28"/>
        </w:rPr>
      </w:pPr>
      <w:r w:rsidRPr="15B5172D">
        <w:rPr>
          <w:rFonts w:asciiTheme="majorHAnsi" w:hAnsiTheme="majorHAnsi"/>
          <w:sz w:val="28"/>
          <w:szCs w:val="28"/>
        </w:rPr>
        <w:t>improve data quality through basic validation checks</w:t>
      </w:r>
      <w:r w:rsidRPr="15B5172D" w:rsidR="41466712">
        <w:rPr>
          <w:rFonts w:asciiTheme="majorHAnsi" w:hAnsiTheme="majorHAnsi"/>
          <w:sz w:val="28"/>
          <w:szCs w:val="28"/>
        </w:rPr>
        <w:t xml:space="preserve"> such as null checks,</w:t>
      </w:r>
      <w:r w:rsidRPr="15B5172D" w:rsidR="732A7443">
        <w:rPr>
          <w:rFonts w:asciiTheme="majorHAnsi" w:hAnsiTheme="majorHAnsi"/>
          <w:sz w:val="28"/>
          <w:szCs w:val="28"/>
        </w:rPr>
        <w:t xml:space="preserve"> format checks, range check etc</w:t>
      </w:r>
      <w:r w:rsidRPr="15B5172D" w:rsidR="41466712">
        <w:rPr>
          <w:rFonts w:asciiTheme="majorHAnsi" w:hAnsiTheme="majorHAnsi"/>
          <w:sz w:val="28"/>
          <w:szCs w:val="28"/>
        </w:rPr>
        <w:t xml:space="preserve"> </w:t>
      </w:r>
    </w:p>
    <w:p w:rsidR="51864395" w:rsidP="00DE4F5D" w:rsidRDefault="51864395" w14:paraId="1626C84E" w14:textId="754B0643">
      <w:pPr>
        <w:pStyle w:val="ListParagraph"/>
        <w:numPr>
          <w:ilvl w:val="0"/>
          <w:numId w:val="17"/>
        </w:numPr>
        <w:spacing w:before="240" w:after="240"/>
        <w:rPr>
          <w:rFonts w:asciiTheme="majorHAnsi" w:hAnsiTheme="majorHAnsi"/>
          <w:sz w:val="28"/>
          <w:szCs w:val="28"/>
        </w:rPr>
      </w:pPr>
      <w:r w:rsidRPr="15B5172D">
        <w:rPr>
          <w:rFonts w:asciiTheme="majorHAnsi" w:hAnsiTheme="majorHAnsi"/>
          <w:sz w:val="28"/>
          <w:szCs w:val="28"/>
        </w:rPr>
        <w:t>prepare data for integration and curated (ODS) layers</w:t>
      </w:r>
    </w:p>
    <w:p w:rsidR="2FEFFFDF" w:rsidP="00DE4F5D" w:rsidRDefault="2FEFFFDF" w14:paraId="572C6EA4" w14:textId="03AD4260">
      <w:pPr>
        <w:pStyle w:val="ListParagraph"/>
        <w:numPr>
          <w:ilvl w:val="0"/>
          <w:numId w:val="17"/>
        </w:numPr>
        <w:spacing w:before="240" w:after="240"/>
        <w:rPr>
          <w:rFonts w:asciiTheme="majorHAnsi" w:hAnsiTheme="majorHAnsi"/>
          <w:sz w:val="28"/>
          <w:szCs w:val="28"/>
        </w:rPr>
      </w:pPr>
      <w:r w:rsidRPr="15B5172D">
        <w:rPr>
          <w:rFonts w:asciiTheme="majorHAnsi" w:hAnsiTheme="majorHAnsi"/>
          <w:sz w:val="28"/>
          <w:szCs w:val="28"/>
        </w:rPr>
        <w:t>remove duplicate records using deterministic keys or hash-based logic</w:t>
      </w:r>
      <w:r w:rsidRPr="15B5172D" w:rsidR="5D787CD5">
        <w:rPr>
          <w:rFonts w:asciiTheme="majorHAnsi" w:hAnsiTheme="majorHAnsi"/>
          <w:sz w:val="28"/>
          <w:szCs w:val="28"/>
        </w:rPr>
        <w:t xml:space="preserve"> </w:t>
      </w:r>
    </w:p>
    <w:p w:rsidR="763D19F4" w:rsidP="63CD9909" w:rsidRDefault="763D19F4" w14:paraId="0DB7FDCC" w14:textId="4A06B42B">
      <w:pPr>
        <w:pStyle w:val="ListParagraph"/>
        <w:numPr>
          <w:ilvl w:val="0"/>
          <w:numId w:val="17"/>
        </w:numPr>
        <w:spacing w:before="240" w:after="240"/>
        <w:rPr>
          <w:rFonts w:asciiTheme="majorHAnsi" w:hAnsiTheme="majorHAnsi"/>
          <w:sz w:val="28"/>
          <w:szCs w:val="28"/>
        </w:rPr>
      </w:pPr>
      <w:r w:rsidRPr="63CD9909">
        <w:rPr>
          <w:rFonts w:asciiTheme="majorHAnsi" w:hAnsiTheme="majorHAnsi"/>
          <w:sz w:val="28"/>
          <w:szCs w:val="28"/>
        </w:rPr>
        <w:t>Change data capture</w:t>
      </w:r>
      <w:r w:rsidRPr="63CD9909" w:rsidR="3088AEE1">
        <w:rPr>
          <w:rFonts w:asciiTheme="majorHAnsi" w:hAnsiTheme="majorHAnsi"/>
          <w:sz w:val="28"/>
          <w:szCs w:val="28"/>
        </w:rPr>
        <w:t xml:space="preserve"> at source</w:t>
      </w:r>
      <w:r w:rsidRPr="63CD9909" w:rsidR="4726EFE6">
        <w:rPr>
          <w:rFonts w:asciiTheme="majorHAnsi" w:hAnsiTheme="majorHAnsi"/>
          <w:sz w:val="28"/>
          <w:szCs w:val="28"/>
        </w:rPr>
        <w:t xml:space="preserve"> + </w:t>
      </w:r>
      <w:r w:rsidRPr="63CD9909" w:rsidR="3088AEE1">
        <w:rPr>
          <w:rFonts w:asciiTheme="majorHAnsi" w:hAnsiTheme="majorHAnsi"/>
          <w:sz w:val="28"/>
          <w:szCs w:val="28"/>
        </w:rPr>
        <w:t>feed level</w:t>
      </w:r>
      <w:r w:rsidRPr="63CD9909" w:rsidR="7845C4E1">
        <w:rPr>
          <w:rFonts w:asciiTheme="majorHAnsi" w:hAnsiTheme="majorHAnsi"/>
          <w:sz w:val="28"/>
          <w:szCs w:val="28"/>
        </w:rPr>
        <w:t>. Identify deleted</w:t>
      </w:r>
      <w:r w:rsidRPr="63CD9909" w:rsidR="2D165116">
        <w:rPr>
          <w:rFonts w:asciiTheme="majorHAnsi" w:hAnsiTheme="majorHAnsi"/>
          <w:sz w:val="28"/>
          <w:szCs w:val="28"/>
        </w:rPr>
        <w:t xml:space="preserve"> at source</w:t>
      </w:r>
      <w:r w:rsidRPr="63CD9909" w:rsidR="7845C4E1">
        <w:rPr>
          <w:rFonts w:asciiTheme="majorHAnsi" w:hAnsiTheme="majorHAnsi"/>
          <w:sz w:val="28"/>
          <w:szCs w:val="28"/>
        </w:rPr>
        <w:t xml:space="preserve"> records for full</w:t>
      </w:r>
      <w:r w:rsidRPr="63CD9909" w:rsidR="400D6AAA">
        <w:rPr>
          <w:rFonts w:asciiTheme="majorHAnsi" w:hAnsiTheme="majorHAnsi"/>
          <w:sz w:val="28"/>
          <w:szCs w:val="28"/>
        </w:rPr>
        <w:t xml:space="preserve"> universe inputs.</w:t>
      </w:r>
    </w:p>
    <w:p w:rsidR="28BAC15D" w:rsidP="15B5172D" w:rsidRDefault="28BAC15D" w14:paraId="01731605" w14:textId="799BBA4D">
      <w:pPr>
        <w:pStyle w:val="Heading4"/>
        <w:rPr>
          <w:b/>
          <w:bCs/>
          <w:sz w:val="28"/>
          <w:szCs w:val="28"/>
        </w:rPr>
      </w:pPr>
      <w:r>
        <w:t xml:space="preserve">5.2.2.3 </w:t>
      </w:r>
      <w:r w:rsidR="3EE3359B">
        <w:t>Naming Convention (Silver Table)</w:t>
      </w:r>
    </w:p>
    <w:p w:rsidR="3EE3359B" w:rsidP="15B5172D" w:rsidRDefault="3EE3359B" w14:paraId="2AB161F6" w14:textId="655341A2">
      <w:pPr>
        <w:ind w:firstLine="720"/>
        <w:rPr>
          <w:rFonts w:asciiTheme="majorHAnsi" w:hAnsiTheme="majorHAnsi"/>
          <w:sz w:val="28"/>
          <w:szCs w:val="28"/>
        </w:rPr>
      </w:pPr>
      <w:r w:rsidRPr="15B5172D">
        <w:rPr>
          <w:rFonts w:asciiTheme="majorHAnsi" w:hAnsiTheme="majorHAnsi"/>
          <w:sz w:val="28"/>
          <w:szCs w:val="28"/>
        </w:rPr>
        <w:t>silver_&lt;domain&gt;_&lt;source_system&gt;_&lt;feed_name&gt;</w:t>
      </w:r>
    </w:p>
    <w:p w:rsidR="47488533" w:rsidP="15B5172D" w:rsidRDefault="2610C77F" w14:paraId="6B85B373" w14:textId="1B842D4F">
      <w:pPr>
        <w:pStyle w:val="Heading4"/>
        <w:rPr>
          <w:b/>
          <w:bCs/>
          <w:sz w:val="28"/>
          <w:szCs w:val="28"/>
        </w:rPr>
      </w:pPr>
      <w:r>
        <w:t xml:space="preserve">5.2.2.4 </w:t>
      </w:r>
      <w:r w:rsidR="3EE3359B">
        <w:t>Example</w:t>
      </w:r>
    </w:p>
    <w:p w:rsidR="7A3CEB35" w:rsidP="00DE4F5D" w:rsidRDefault="7A3CEB35" w14:paraId="2CF6103E" w14:textId="1F691FA1">
      <w:pPr>
        <w:pStyle w:val="ListParagraph"/>
        <w:numPr>
          <w:ilvl w:val="0"/>
          <w:numId w:val="40"/>
        </w:numPr>
        <w:rPr>
          <w:rFonts w:asciiTheme="majorHAnsi" w:hAnsiTheme="majorHAnsi"/>
          <w:sz w:val="28"/>
          <w:szCs w:val="28"/>
        </w:rPr>
      </w:pPr>
      <w:r w:rsidRPr="15B5172D">
        <w:rPr>
          <w:rFonts w:asciiTheme="majorHAnsi" w:hAnsiTheme="majorHAnsi"/>
          <w:sz w:val="28"/>
          <w:szCs w:val="28"/>
        </w:rPr>
        <w:t>silver</w:t>
      </w:r>
      <w:r w:rsidRPr="15B5172D" w:rsidR="3EE3359B">
        <w:rPr>
          <w:rFonts w:asciiTheme="majorHAnsi" w:hAnsiTheme="majorHAnsi"/>
          <w:sz w:val="28"/>
          <w:szCs w:val="28"/>
        </w:rPr>
        <w:t>_enrollments_fedellisny_&lt;feed_name&gt;</w:t>
      </w:r>
    </w:p>
    <w:p w:rsidR="7C823AB5" w:rsidP="15B5172D" w:rsidRDefault="7C823AB5" w14:paraId="4362CA1F" w14:textId="7F61EFAD">
      <w:pPr>
        <w:pStyle w:val="Heading4"/>
        <w:rPr>
          <w:rFonts w:eastAsiaTheme="minorEastAsia" w:cstheme="minorBidi"/>
          <w:b/>
          <w:bCs/>
          <w:color w:val="auto"/>
          <w:sz w:val="28"/>
          <w:szCs w:val="28"/>
        </w:rPr>
      </w:pPr>
      <w:r w:rsidRPr="15B5172D">
        <w:t xml:space="preserve">5.2.2.5 </w:t>
      </w:r>
      <w:r w:rsidRPr="15B5172D" w:rsidR="690D42DE">
        <w:t>Validation</w:t>
      </w:r>
    </w:p>
    <w:p w:rsidR="690D42DE" w:rsidP="00DE4F5D" w:rsidRDefault="690D42DE" w14:paraId="0A4F871A" w14:textId="1EC85924">
      <w:pPr>
        <w:pStyle w:val="ListParagraph"/>
        <w:numPr>
          <w:ilvl w:val="0"/>
          <w:numId w:val="16"/>
        </w:numPr>
        <w:spacing w:before="240" w:after="240"/>
        <w:rPr>
          <w:rFonts w:asciiTheme="majorHAnsi" w:hAnsiTheme="majorHAnsi"/>
          <w:sz w:val="28"/>
          <w:szCs w:val="28"/>
        </w:rPr>
      </w:pPr>
      <w:r w:rsidRPr="15B5172D">
        <w:rPr>
          <w:rFonts w:asciiTheme="majorHAnsi" w:hAnsiTheme="majorHAnsi"/>
          <w:sz w:val="28"/>
          <w:szCs w:val="28"/>
        </w:rPr>
        <w:t>Records failing validatio</w:t>
      </w:r>
      <w:r w:rsidRPr="15B5172D" w:rsidR="70C0A4CB">
        <w:rPr>
          <w:rFonts w:asciiTheme="majorHAnsi" w:hAnsiTheme="majorHAnsi"/>
          <w:sz w:val="28"/>
          <w:szCs w:val="28"/>
        </w:rPr>
        <w:t>n</w:t>
      </w:r>
      <w:r w:rsidRPr="15B5172D">
        <w:rPr>
          <w:rFonts w:asciiTheme="majorHAnsi" w:hAnsiTheme="majorHAnsi"/>
          <w:sz w:val="28"/>
          <w:szCs w:val="28"/>
        </w:rPr>
        <w:t xml:space="preserve"> checks are logged in error log with appropriate error types</w:t>
      </w:r>
    </w:p>
    <w:p w:rsidR="0A9BB9CB" w:rsidP="00DE4F5D" w:rsidRDefault="0A9BB9CB" w14:paraId="5A005239" w14:textId="23C8E081">
      <w:pPr>
        <w:pStyle w:val="ListParagraph"/>
        <w:numPr>
          <w:ilvl w:val="0"/>
          <w:numId w:val="16"/>
        </w:numPr>
        <w:spacing w:before="240" w:after="240"/>
        <w:rPr>
          <w:rFonts w:asciiTheme="majorHAnsi" w:hAnsiTheme="majorHAnsi"/>
          <w:sz w:val="28"/>
          <w:szCs w:val="28"/>
        </w:rPr>
      </w:pPr>
      <w:r w:rsidRPr="15B5172D">
        <w:rPr>
          <w:rFonts w:asciiTheme="majorHAnsi" w:hAnsiTheme="majorHAnsi"/>
          <w:sz w:val="28"/>
          <w:szCs w:val="28"/>
        </w:rPr>
        <w:t>Metrics are logged per each batch for actionable insights</w:t>
      </w:r>
    </w:p>
    <w:p w:rsidR="690D42DE" w:rsidP="00DE4F5D" w:rsidRDefault="690D42DE" w14:paraId="0EF54685" w14:textId="2D4886C4">
      <w:pPr>
        <w:pStyle w:val="ListParagraph"/>
        <w:numPr>
          <w:ilvl w:val="0"/>
          <w:numId w:val="16"/>
        </w:numPr>
        <w:spacing w:before="240" w:after="240"/>
        <w:rPr>
          <w:rFonts w:asciiTheme="majorHAnsi" w:hAnsiTheme="majorHAnsi"/>
          <w:sz w:val="28"/>
          <w:szCs w:val="28"/>
        </w:rPr>
      </w:pPr>
      <w:r w:rsidRPr="15B5172D">
        <w:rPr>
          <w:rFonts w:asciiTheme="majorHAnsi" w:hAnsiTheme="majorHAnsi"/>
          <w:sz w:val="28"/>
          <w:szCs w:val="28"/>
        </w:rPr>
        <w:t>Valid records continue processing to downstream layers</w:t>
      </w:r>
    </w:p>
    <w:p w:rsidR="40323E51" w:rsidP="15B5172D" w:rsidRDefault="40323E51" w14:paraId="04591A2D" w14:textId="24FE1B69">
      <w:pPr>
        <w:pStyle w:val="Heading4"/>
        <w:rPr>
          <w:rFonts w:eastAsiaTheme="minorEastAsia" w:cstheme="minorBidi"/>
          <w:color w:val="auto"/>
          <w:sz w:val="28"/>
          <w:szCs w:val="28"/>
        </w:rPr>
      </w:pPr>
      <w:r w:rsidRPr="15B5172D">
        <w:t xml:space="preserve">5.2.2.6 </w:t>
      </w:r>
      <w:r w:rsidRPr="15B5172D" w:rsidR="748769A4">
        <w:t xml:space="preserve">Security </w:t>
      </w:r>
      <w:r w:rsidRPr="15B5172D" w:rsidR="185A0D1D">
        <w:t>Considerations</w:t>
      </w:r>
    </w:p>
    <w:p w:rsidR="748769A4" w:rsidP="00DE4F5D" w:rsidRDefault="748769A4" w14:paraId="4FD61C69" w14:textId="2DEFA243">
      <w:pPr>
        <w:pStyle w:val="ListParagraph"/>
        <w:numPr>
          <w:ilvl w:val="0"/>
          <w:numId w:val="15"/>
        </w:numPr>
        <w:spacing w:before="240" w:after="240"/>
        <w:rPr>
          <w:rFonts w:asciiTheme="majorHAnsi" w:hAnsiTheme="majorHAnsi"/>
          <w:sz w:val="28"/>
          <w:szCs w:val="28"/>
        </w:rPr>
      </w:pPr>
      <w:r w:rsidRPr="15B5172D">
        <w:rPr>
          <w:rFonts w:asciiTheme="majorHAnsi" w:hAnsiTheme="majorHAnsi"/>
          <w:sz w:val="28"/>
          <w:szCs w:val="28"/>
        </w:rPr>
        <w:t>Access is restricted to data engineering and platform services</w:t>
      </w:r>
    </w:p>
    <w:p w:rsidR="748769A4" w:rsidP="00DE4F5D" w:rsidRDefault="748769A4" w14:paraId="02541F30" w14:textId="1B3409CF">
      <w:pPr>
        <w:pStyle w:val="ListParagraph"/>
        <w:numPr>
          <w:ilvl w:val="0"/>
          <w:numId w:val="15"/>
        </w:numPr>
        <w:spacing w:before="240" w:after="240"/>
        <w:rPr>
          <w:rFonts w:asciiTheme="majorHAnsi" w:hAnsiTheme="majorHAnsi"/>
          <w:sz w:val="28"/>
          <w:szCs w:val="28"/>
        </w:rPr>
      </w:pPr>
      <w:r w:rsidRPr="15B5172D">
        <w:rPr>
          <w:rFonts w:asciiTheme="majorHAnsi" w:hAnsiTheme="majorHAnsi"/>
          <w:sz w:val="28"/>
          <w:szCs w:val="28"/>
        </w:rPr>
        <w:t>Direct business consumption is not recommended</w:t>
      </w:r>
    </w:p>
    <w:p w:rsidR="748769A4" w:rsidP="00DE4F5D" w:rsidRDefault="748769A4" w14:paraId="3B0408DA" w14:textId="2B319014">
      <w:pPr>
        <w:pStyle w:val="ListParagraph"/>
        <w:numPr>
          <w:ilvl w:val="0"/>
          <w:numId w:val="15"/>
        </w:numPr>
        <w:spacing w:before="240" w:after="240"/>
        <w:rPr>
          <w:rFonts w:asciiTheme="majorHAnsi" w:hAnsiTheme="majorHAnsi"/>
          <w:sz w:val="28"/>
          <w:szCs w:val="28"/>
        </w:rPr>
      </w:pPr>
      <w:r w:rsidRPr="15B5172D">
        <w:rPr>
          <w:rFonts w:asciiTheme="majorHAnsi" w:hAnsiTheme="majorHAnsi"/>
          <w:sz w:val="28"/>
          <w:szCs w:val="28"/>
        </w:rPr>
        <w:t>Data is governed under platform security and compliance policies</w:t>
      </w:r>
    </w:p>
    <w:p w:rsidRPr="00EF46C3" w:rsidR="00EF46C3" w:rsidP="174D6F08" w:rsidRDefault="47488533" w14:paraId="663ADCA6" w14:textId="4F741E5F">
      <w:pPr>
        <w:pStyle w:val="Heading3"/>
      </w:pPr>
      <w:bookmarkStart w:name="_Toc1901161954" w:id="2041006600"/>
      <w:r w:rsidR="6962C25C">
        <w:rPr/>
        <w:t>5.</w:t>
      </w:r>
      <w:r w:rsidR="7FE89475">
        <w:rPr/>
        <w:t>2</w:t>
      </w:r>
      <w:r w:rsidR="6962C25C">
        <w:rPr/>
        <w:t>.3 I</w:t>
      </w:r>
      <w:r w:rsidR="77AA4473">
        <w:rPr/>
        <w:t>n</w:t>
      </w:r>
      <w:r w:rsidR="07D11568">
        <w:rPr/>
        <w:t>tegration</w:t>
      </w:r>
      <w:r w:rsidR="6962C25C">
        <w:rPr/>
        <w:t xml:space="preserve"> Layer</w:t>
      </w:r>
      <w:bookmarkEnd w:id="2041006600"/>
    </w:p>
    <w:p w:rsidR="1E06C179" w:rsidP="60E7682D" w:rsidRDefault="44A498E5" w14:paraId="7676A1D1" w14:textId="23663B90">
      <w:pPr>
        <w:pStyle w:val="Heading4"/>
      </w:pPr>
      <w:r w:rsidRPr="60E7682D">
        <w:t xml:space="preserve">5.2.3.1 </w:t>
      </w:r>
      <w:r w:rsidRPr="60E7682D" w:rsidR="7CEC62AA">
        <w:t>Purpose</w:t>
      </w:r>
    </w:p>
    <w:p w:rsidR="4A076008" w:rsidP="15B5172D" w:rsidRDefault="4A076008" w14:paraId="62FCD4F3" w14:textId="754170A2">
      <w:pPr>
        <w:spacing w:before="240" w:after="240"/>
        <w:rPr>
          <w:rFonts w:asciiTheme="majorHAnsi" w:hAnsiTheme="majorHAnsi"/>
          <w:sz w:val="28"/>
          <w:szCs w:val="28"/>
        </w:rPr>
      </w:pPr>
      <w:r w:rsidRPr="15B5172D">
        <w:rPr>
          <w:rFonts w:asciiTheme="majorHAnsi" w:hAnsiTheme="majorHAnsi"/>
          <w:sz w:val="28"/>
          <w:szCs w:val="28"/>
        </w:rPr>
        <w:t>The Integration Layer is responsible for external system integration and identity resolution, enabling the consolidation of data across disparate source systems.</w:t>
      </w:r>
    </w:p>
    <w:p w:rsidR="4A076008" w:rsidP="15B5172D" w:rsidRDefault="4A076008" w14:paraId="3CCCD2F6" w14:textId="5E4A6299">
      <w:pPr>
        <w:spacing w:before="240" w:after="240"/>
        <w:rPr>
          <w:rFonts w:asciiTheme="majorHAnsi" w:hAnsiTheme="majorHAnsi"/>
          <w:sz w:val="28"/>
          <w:szCs w:val="28"/>
        </w:rPr>
      </w:pPr>
      <w:r w:rsidRPr="15B5172D">
        <w:rPr>
          <w:rFonts w:asciiTheme="majorHAnsi" w:hAnsiTheme="majorHAnsi"/>
          <w:sz w:val="28"/>
          <w:szCs w:val="28"/>
        </w:rPr>
        <w:t>This layer facilitates enrichment of internally processed data using trusted third-party platforms (e.g., Verato) and creates canonical identifiers and crosswalk mappings required for downstream harmonization and analytics.</w:t>
      </w:r>
    </w:p>
    <w:p w:rsidR="05F5732B" w:rsidP="60E7682D" w:rsidRDefault="24A76A59" w14:paraId="604A30DE" w14:textId="54C0727A">
      <w:pPr>
        <w:pStyle w:val="Heading4"/>
      </w:pPr>
      <w:r w:rsidRPr="60E7682D">
        <w:t xml:space="preserve">5.2.3.2 </w:t>
      </w:r>
      <w:r w:rsidRPr="60E7682D" w:rsidR="0D0F7742">
        <w:t>Key Capabilities</w:t>
      </w:r>
    </w:p>
    <w:p w:rsidR="4A076008" w:rsidP="00DE4F5D" w:rsidRDefault="4A076008" w14:paraId="42089B1A" w14:textId="349664CF">
      <w:pPr>
        <w:pStyle w:val="ListParagraph"/>
        <w:numPr>
          <w:ilvl w:val="0"/>
          <w:numId w:val="14"/>
        </w:numPr>
        <w:spacing w:before="240" w:after="240"/>
        <w:rPr>
          <w:rFonts w:asciiTheme="majorHAnsi" w:hAnsiTheme="majorHAnsi"/>
          <w:sz w:val="28"/>
          <w:szCs w:val="28"/>
        </w:rPr>
      </w:pPr>
      <w:r w:rsidRPr="15B5172D">
        <w:rPr>
          <w:rFonts w:asciiTheme="majorHAnsi" w:hAnsiTheme="majorHAnsi"/>
          <w:sz w:val="28"/>
          <w:szCs w:val="28"/>
        </w:rPr>
        <w:t>Identity Resolution across multiple source systems</w:t>
      </w:r>
    </w:p>
    <w:p w:rsidR="4A076008" w:rsidP="00DE4F5D" w:rsidRDefault="4A076008" w14:paraId="4D977E99" w14:textId="22C7F531">
      <w:pPr>
        <w:pStyle w:val="ListParagraph"/>
        <w:numPr>
          <w:ilvl w:val="0"/>
          <w:numId w:val="14"/>
        </w:numPr>
        <w:spacing w:before="240" w:after="240"/>
        <w:rPr>
          <w:rFonts w:asciiTheme="majorHAnsi" w:hAnsiTheme="majorHAnsi"/>
          <w:sz w:val="28"/>
          <w:szCs w:val="28"/>
        </w:rPr>
      </w:pPr>
      <w:r w:rsidRPr="15B5172D">
        <w:rPr>
          <w:rFonts w:asciiTheme="majorHAnsi" w:hAnsiTheme="majorHAnsi"/>
          <w:sz w:val="28"/>
          <w:szCs w:val="28"/>
        </w:rPr>
        <w:t>Integration with external healthcare platforms (e.g., Verato, Particle Health)</w:t>
      </w:r>
    </w:p>
    <w:p w:rsidR="4A076008" w:rsidP="00DE4F5D" w:rsidRDefault="4A076008" w14:paraId="78B75B36" w14:textId="7BCDA4F0">
      <w:pPr>
        <w:pStyle w:val="ListParagraph"/>
        <w:numPr>
          <w:ilvl w:val="0"/>
          <w:numId w:val="14"/>
        </w:numPr>
        <w:spacing w:before="240" w:after="240"/>
        <w:rPr>
          <w:rFonts w:asciiTheme="majorHAnsi" w:hAnsiTheme="majorHAnsi"/>
          <w:sz w:val="28"/>
          <w:szCs w:val="28"/>
        </w:rPr>
      </w:pPr>
      <w:r w:rsidRPr="15B5172D">
        <w:rPr>
          <w:rFonts w:asciiTheme="majorHAnsi" w:hAnsiTheme="majorHAnsi"/>
          <w:sz w:val="28"/>
          <w:szCs w:val="28"/>
        </w:rPr>
        <w:t>Crosswalk generation to map source-specific identifiers to enterprise identifiers</w:t>
      </w:r>
    </w:p>
    <w:p w:rsidR="4A076008" w:rsidP="00DE4F5D" w:rsidRDefault="4A076008" w14:paraId="26A5FBE9" w14:textId="1ED64B16">
      <w:pPr>
        <w:pStyle w:val="ListParagraph"/>
        <w:numPr>
          <w:ilvl w:val="0"/>
          <w:numId w:val="14"/>
        </w:numPr>
        <w:spacing w:before="240" w:after="240"/>
        <w:rPr>
          <w:rFonts w:asciiTheme="majorHAnsi" w:hAnsiTheme="majorHAnsi"/>
          <w:sz w:val="28"/>
          <w:szCs w:val="28"/>
        </w:rPr>
      </w:pPr>
      <w:r w:rsidRPr="15B5172D">
        <w:rPr>
          <w:rFonts w:asciiTheme="majorHAnsi" w:hAnsiTheme="majorHAnsi"/>
          <w:sz w:val="28"/>
          <w:szCs w:val="28"/>
        </w:rPr>
        <w:t>Audit and traceability of external interactions</w:t>
      </w:r>
    </w:p>
    <w:p w:rsidR="4A076008" w:rsidP="00DE4F5D" w:rsidRDefault="4A076008" w14:paraId="1CF7052B" w14:textId="71EFEB66">
      <w:pPr>
        <w:pStyle w:val="ListParagraph"/>
        <w:numPr>
          <w:ilvl w:val="0"/>
          <w:numId w:val="14"/>
        </w:numPr>
        <w:spacing w:before="240" w:after="240"/>
        <w:rPr>
          <w:rFonts w:asciiTheme="majorHAnsi" w:hAnsiTheme="majorHAnsi"/>
          <w:sz w:val="28"/>
          <w:szCs w:val="28"/>
        </w:rPr>
      </w:pPr>
      <w:r w:rsidRPr="15B5172D">
        <w:rPr>
          <w:rFonts w:asciiTheme="majorHAnsi" w:hAnsiTheme="majorHAnsi"/>
          <w:sz w:val="28"/>
          <w:szCs w:val="28"/>
        </w:rPr>
        <w:t>Decoupling of internal processing from external dependencies</w:t>
      </w:r>
    </w:p>
    <w:p w:rsidR="60CB10E0" w:rsidP="60E7682D" w:rsidRDefault="7E5D1208" w14:paraId="694AF653" w14:textId="1289FFDA">
      <w:pPr>
        <w:pStyle w:val="Heading4"/>
      </w:pPr>
      <w:r w:rsidRPr="60E7682D">
        <w:t xml:space="preserve">5.2.3.3 </w:t>
      </w:r>
      <w:r w:rsidRPr="60E7682D" w:rsidR="3C33C7EC">
        <w:t>Identity Resolution using Verato Example</w:t>
      </w:r>
    </w:p>
    <w:p w:rsidR="61CFE527" w:rsidP="15B5172D" w:rsidRDefault="61CFE527" w14:paraId="588F9347" w14:textId="6B81D54C">
      <w:pPr>
        <w:spacing w:before="240" w:after="240"/>
        <w:rPr>
          <w:rFonts w:asciiTheme="majorHAnsi" w:hAnsiTheme="majorHAnsi"/>
          <w:sz w:val="28"/>
          <w:szCs w:val="28"/>
        </w:rPr>
      </w:pPr>
      <w:r w:rsidRPr="15B5172D">
        <w:rPr>
          <w:rFonts w:asciiTheme="majorHAnsi" w:hAnsiTheme="majorHAnsi"/>
          <w:sz w:val="28"/>
          <w:szCs w:val="28"/>
        </w:rPr>
        <w:t>Member identity resolution is performed using Verato, which provides a Master Patient Index (MPI) capability.</w:t>
      </w:r>
    </w:p>
    <w:p w:rsidR="61CFE527" w:rsidP="60E7682D" w:rsidRDefault="3C33C7EC" w14:paraId="21DD8C51" w14:textId="4F34760A">
      <w:pPr>
        <w:rPr>
          <w:rFonts w:asciiTheme="majorHAnsi" w:hAnsiTheme="majorHAnsi"/>
          <w:b/>
          <w:bCs/>
          <w:sz w:val="28"/>
          <w:szCs w:val="28"/>
          <w:u w:val="single"/>
        </w:rPr>
      </w:pPr>
      <w:r w:rsidRPr="60E7682D">
        <w:rPr>
          <w:b/>
          <w:bCs/>
        </w:rPr>
        <w:t>Process Flow</w:t>
      </w:r>
    </w:p>
    <w:p w:rsidR="61CFE527" w:rsidP="00DE4F5D" w:rsidRDefault="61CFE527" w14:paraId="52CE4FDF" w14:textId="534E31D0">
      <w:pPr>
        <w:pStyle w:val="ListParagraph"/>
        <w:numPr>
          <w:ilvl w:val="0"/>
          <w:numId w:val="13"/>
        </w:numPr>
        <w:spacing w:before="240" w:after="240"/>
        <w:rPr>
          <w:rFonts w:asciiTheme="majorHAnsi" w:hAnsiTheme="majorHAnsi"/>
          <w:sz w:val="28"/>
          <w:szCs w:val="28"/>
        </w:rPr>
      </w:pPr>
      <w:r w:rsidRPr="15B5172D">
        <w:rPr>
          <w:rFonts w:asciiTheme="majorHAnsi" w:hAnsiTheme="majorHAnsi"/>
          <w:sz w:val="28"/>
          <w:szCs w:val="28"/>
        </w:rPr>
        <w:t>Extract Identity Attributes - Identity attributes (e.g., name, DOB, gender, address, identifiers) are extracted from normalized Silver Raw datasets.</w:t>
      </w:r>
    </w:p>
    <w:p w:rsidR="61CFE527" w:rsidP="00DE4F5D" w:rsidRDefault="61CFE527" w14:paraId="38E3050B" w14:textId="0130AE09">
      <w:pPr>
        <w:pStyle w:val="ListParagraph"/>
        <w:numPr>
          <w:ilvl w:val="0"/>
          <w:numId w:val="13"/>
        </w:numPr>
        <w:spacing w:before="240" w:after="240"/>
        <w:rPr>
          <w:rFonts w:asciiTheme="majorHAnsi" w:hAnsiTheme="majorHAnsi"/>
          <w:sz w:val="28"/>
          <w:szCs w:val="28"/>
        </w:rPr>
      </w:pPr>
      <w:r w:rsidRPr="15B5172D">
        <w:rPr>
          <w:rFonts w:asciiTheme="majorHAnsi" w:hAnsiTheme="majorHAnsi"/>
          <w:sz w:val="28"/>
          <w:szCs w:val="28"/>
        </w:rPr>
        <w:t>Request Preparation - Standardized identity payloads are constructed and enriched with required metadata (e.g., source system, batch_id).</w:t>
      </w:r>
    </w:p>
    <w:p w:rsidR="61CFE527" w:rsidP="00DE4F5D" w:rsidRDefault="61CFE527" w14:paraId="1F634964" w14:textId="1619D77D">
      <w:pPr>
        <w:pStyle w:val="ListParagraph"/>
        <w:numPr>
          <w:ilvl w:val="0"/>
          <w:numId w:val="13"/>
        </w:numPr>
        <w:spacing w:before="240" w:after="240"/>
        <w:rPr>
          <w:rFonts w:asciiTheme="majorHAnsi" w:hAnsiTheme="majorHAnsi"/>
          <w:sz w:val="28"/>
          <w:szCs w:val="28"/>
        </w:rPr>
      </w:pPr>
      <w:r w:rsidRPr="15B5172D">
        <w:rPr>
          <w:rFonts w:asciiTheme="majorHAnsi" w:hAnsiTheme="majorHAnsi"/>
          <w:sz w:val="28"/>
          <w:szCs w:val="28"/>
        </w:rPr>
        <w:t>External API Invocation - Identity requests are sent to Verato via secure APIs.</w:t>
      </w:r>
    </w:p>
    <w:p w:rsidR="61CFE527" w:rsidP="00DE4F5D" w:rsidRDefault="61CFE527" w14:paraId="05B9A04C" w14:textId="561F9A4F">
      <w:pPr>
        <w:pStyle w:val="ListParagraph"/>
        <w:numPr>
          <w:ilvl w:val="0"/>
          <w:numId w:val="13"/>
        </w:numPr>
        <w:spacing w:before="240" w:after="240"/>
        <w:rPr>
          <w:rFonts w:asciiTheme="majorHAnsi" w:hAnsiTheme="majorHAnsi"/>
          <w:sz w:val="28"/>
          <w:szCs w:val="28"/>
        </w:rPr>
      </w:pPr>
      <w:r w:rsidRPr="15B5172D">
        <w:rPr>
          <w:rFonts w:asciiTheme="majorHAnsi" w:hAnsiTheme="majorHAnsi"/>
          <w:sz w:val="28"/>
          <w:szCs w:val="28"/>
        </w:rPr>
        <w:t>Response Handling</w:t>
      </w:r>
      <w:r w:rsidRPr="15B5172D" w:rsidR="2A1103B5">
        <w:rPr>
          <w:rFonts w:asciiTheme="majorHAnsi" w:hAnsiTheme="majorHAnsi"/>
          <w:sz w:val="28"/>
          <w:szCs w:val="28"/>
        </w:rPr>
        <w:t xml:space="preserve"> - </w:t>
      </w:r>
      <w:r w:rsidRPr="15B5172D">
        <w:rPr>
          <w:rFonts w:asciiTheme="majorHAnsi" w:hAnsiTheme="majorHAnsi"/>
          <w:sz w:val="28"/>
          <w:szCs w:val="28"/>
        </w:rPr>
        <w:t>The response includes a unique verato_person_id representing the resolved identity.</w:t>
      </w:r>
    </w:p>
    <w:p w:rsidR="61CFE527" w:rsidP="00DE4F5D" w:rsidRDefault="61CFE527" w14:paraId="1B09ECE7" w14:textId="550614D0">
      <w:pPr>
        <w:pStyle w:val="ListParagraph"/>
        <w:numPr>
          <w:ilvl w:val="0"/>
          <w:numId w:val="13"/>
        </w:numPr>
        <w:spacing w:before="240" w:after="240"/>
        <w:rPr>
          <w:rFonts w:asciiTheme="majorHAnsi" w:hAnsiTheme="majorHAnsi"/>
          <w:sz w:val="28"/>
          <w:szCs w:val="28"/>
        </w:rPr>
      </w:pPr>
      <w:r w:rsidRPr="15B5172D">
        <w:rPr>
          <w:rFonts w:asciiTheme="majorHAnsi" w:hAnsiTheme="majorHAnsi"/>
          <w:sz w:val="28"/>
          <w:szCs w:val="28"/>
        </w:rPr>
        <w:t>Crosswalk Creation</w:t>
      </w:r>
      <w:r w:rsidRPr="15B5172D" w:rsidR="18035931">
        <w:rPr>
          <w:rFonts w:asciiTheme="majorHAnsi" w:hAnsiTheme="majorHAnsi"/>
          <w:sz w:val="28"/>
          <w:szCs w:val="28"/>
        </w:rPr>
        <w:t xml:space="preserve"> - </w:t>
      </w:r>
      <w:r w:rsidRPr="15B5172D">
        <w:rPr>
          <w:rFonts w:asciiTheme="majorHAnsi" w:hAnsiTheme="majorHAnsi"/>
          <w:sz w:val="28"/>
          <w:szCs w:val="28"/>
        </w:rPr>
        <w:t>A mapping is created between</w:t>
      </w:r>
      <w:r w:rsidRPr="15B5172D" w:rsidR="18B212CC">
        <w:rPr>
          <w:rFonts w:asciiTheme="majorHAnsi" w:hAnsiTheme="majorHAnsi"/>
          <w:sz w:val="28"/>
          <w:szCs w:val="28"/>
        </w:rPr>
        <w:t xml:space="preserve"> </w:t>
      </w:r>
      <w:r w:rsidRPr="15B5172D">
        <w:rPr>
          <w:rFonts w:asciiTheme="majorHAnsi" w:hAnsiTheme="majorHAnsi"/>
          <w:sz w:val="28"/>
          <w:szCs w:val="28"/>
        </w:rPr>
        <w:t>source system identifiers</w:t>
      </w:r>
      <w:r w:rsidRPr="15B5172D" w:rsidR="5329F62F">
        <w:rPr>
          <w:rFonts w:asciiTheme="majorHAnsi" w:hAnsiTheme="majorHAnsi"/>
          <w:sz w:val="28"/>
          <w:szCs w:val="28"/>
        </w:rPr>
        <w:t xml:space="preserve">, </w:t>
      </w:r>
      <w:r w:rsidRPr="15B5172D">
        <w:rPr>
          <w:rFonts w:asciiTheme="majorHAnsi" w:hAnsiTheme="majorHAnsi"/>
          <w:sz w:val="28"/>
          <w:szCs w:val="28"/>
        </w:rPr>
        <w:t>internal member identifiers</w:t>
      </w:r>
      <w:r w:rsidRPr="15B5172D" w:rsidR="7D0F9C9E">
        <w:rPr>
          <w:rFonts w:asciiTheme="majorHAnsi" w:hAnsiTheme="majorHAnsi"/>
          <w:sz w:val="28"/>
          <w:szCs w:val="28"/>
        </w:rPr>
        <w:t xml:space="preserve"> and </w:t>
      </w:r>
      <w:r w:rsidRPr="15B5172D">
        <w:rPr>
          <w:rFonts w:asciiTheme="majorHAnsi" w:hAnsiTheme="majorHAnsi"/>
          <w:sz w:val="28"/>
          <w:szCs w:val="28"/>
        </w:rPr>
        <w:t>Verato enterprise identifier</w:t>
      </w:r>
      <w:r w:rsidRPr="15B5172D" w:rsidR="50F03B43">
        <w:rPr>
          <w:rFonts w:asciiTheme="majorHAnsi" w:hAnsiTheme="majorHAnsi"/>
          <w:sz w:val="28"/>
          <w:szCs w:val="28"/>
        </w:rPr>
        <w:t xml:space="preserve"> (link id)</w:t>
      </w:r>
    </w:p>
    <w:p w:rsidR="24FE3644" w:rsidP="60E7682D" w:rsidRDefault="351D0482" w14:paraId="000F2818" w14:textId="70D9E9A3">
      <w:pPr>
        <w:rPr>
          <w:rFonts w:asciiTheme="majorHAnsi" w:hAnsiTheme="majorHAnsi"/>
          <w:b/>
          <w:bCs/>
          <w:sz w:val="28"/>
          <w:szCs w:val="28"/>
          <w:u w:val="single"/>
        </w:rPr>
      </w:pPr>
      <w:r w:rsidRPr="60E7682D">
        <w:rPr>
          <w:b/>
          <w:bCs/>
        </w:rPr>
        <w:t>Data Model</w:t>
      </w:r>
    </w:p>
    <w:p w:rsidR="24FE3644" w:rsidP="15B5172D" w:rsidRDefault="24FE3644" w14:paraId="1779169B" w14:textId="5E2EB4E9">
      <w:pPr>
        <w:spacing w:before="240" w:after="240"/>
        <w:rPr>
          <w:rFonts w:asciiTheme="majorHAnsi" w:hAnsiTheme="majorHAnsi"/>
          <w:sz w:val="28"/>
          <w:szCs w:val="28"/>
        </w:rPr>
      </w:pPr>
      <w:r w:rsidRPr="15B5172D">
        <w:rPr>
          <w:rFonts w:asciiTheme="majorHAnsi" w:hAnsiTheme="majorHAnsi"/>
          <w:sz w:val="28"/>
          <w:szCs w:val="28"/>
        </w:rPr>
        <w:t>The Integration Layer maintains the following key datasets:</w:t>
      </w:r>
    </w:p>
    <w:p w:rsidR="24FE3644" w:rsidP="00DE4F5D" w:rsidRDefault="24FE3644" w14:paraId="2FFE94F1" w14:textId="506ACD08">
      <w:pPr>
        <w:pStyle w:val="ListParagraph"/>
        <w:numPr>
          <w:ilvl w:val="0"/>
          <w:numId w:val="12"/>
        </w:numPr>
        <w:spacing w:before="240" w:after="240"/>
        <w:rPr>
          <w:rFonts w:asciiTheme="majorHAnsi" w:hAnsiTheme="majorHAnsi"/>
          <w:sz w:val="28"/>
          <w:szCs w:val="28"/>
        </w:rPr>
      </w:pPr>
      <w:r w:rsidRPr="15B5172D">
        <w:rPr>
          <w:rFonts w:asciiTheme="majorHAnsi" w:hAnsiTheme="majorHAnsi"/>
          <w:sz w:val="28"/>
          <w:szCs w:val="28"/>
        </w:rPr>
        <w:t>Crosswalk Tables - map source-specific identifiers to enterprise identifiers</w:t>
      </w:r>
      <w:r w:rsidRPr="15B5172D" w:rsidR="227DA8F6">
        <w:rPr>
          <w:rFonts w:asciiTheme="majorHAnsi" w:hAnsiTheme="majorHAnsi"/>
          <w:sz w:val="28"/>
          <w:szCs w:val="28"/>
        </w:rPr>
        <w:t xml:space="preserve"> e.g., bridge_member_source_to_verato</w:t>
      </w:r>
    </w:p>
    <w:p w:rsidR="24FE3644" w:rsidP="00DE4F5D" w:rsidRDefault="24FE3644" w14:paraId="622AB085" w14:textId="74524B0D">
      <w:pPr>
        <w:pStyle w:val="ListParagraph"/>
        <w:numPr>
          <w:ilvl w:val="0"/>
          <w:numId w:val="12"/>
        </w:numPr>
        <w:spacing w:before="240" w:after="240"/>
        <w:rPr>
          <w:rFonts w:asciiTheme="majorHAnsi" w:hAnsiTheme="majorHAnsi"/>
          <w:sz w:val="28"/>
          <w:szCs w:val="28"/>
        </w:rPr>
      </w:pPr>
      <w:r w:rsidRPr="15B5172D">
        <w:rPr>
          <w:rFonts w:asciiTheme="majorHAnsi" w:hAnsiTheme="majorHAnsi"/>
          <w:sz w:val="28"/>
          <w:szCs w:val="28"/>
        </w:rPr>
        <w:t xml:space="preserve">Request/Response Logs </w:t>
      </w:r>
      <w:r w:rsidRPr="15B5172D" w:rsidR="77E54559">
        <w:rPr>
          <w:rFonts w:asciiTheme="majorHAnsi" w:hAnsiTheme="majorHAnsi"/>
          <w:sz w:val="28"/>
          <w:szCs w:val="28"/>
        </w:rPr>
        <w:t xml:space="preserve">- </w:t>
      </w:r>
      <w:r w:rsidRPr="15B5172D">
        <w:rPr>
          <w:rFonts w:asciiTheme="majorHAnsi" w:hAnsiTheme="majorHAnsi"/>
          <w:sz w:val="28"/>
          <w:szCs w:val="28"/>
        </w:rPr>
        <w:t>track all interactions with external systems</w:t>
      </w:r>
      <w:r w:rsidRPr="15B5172D" w:rsidR="21AFA790">
        <w:rPr>
          <w:rFonts w:asciiTheme="majorHAnsi" w:hAnsiTheme="majorHAnsi"/>
          <w:sz w:val="28"/>
          <w:szCs w:val="28"/>
        </w:rPr>
        <w:t xml:space="preserve"> e.g., verato_request_log, verato_request_log</w:t>
      </w:r>
    </w:p>
    <w:p w:rsidR="21AFA790" w:rsidP="15B5172D" w:rsidRDefault="21AFA790" w14:paraId="5E52EFEC" w14:textId="38C2579C">
      <w:pPr>
        <w:rPr>
          <w:rFonts w:asciiTheme="majorHAnsi" w:hAnsiTheme="majorHAnsi"/>
          <w:sz w:val="28"/>
          <w:szCs w:val="28"/>
        </w:rPr>
      </w:pPr>
      <w:r w:rsidRPr="15B5172D">
        <w:rPr>
          <w:rFonts w:asciiTheme="majorHAnsi" w:hAnsiTheme="majorHAnsi"/>
          <w:sz w:val="28"/>
          <w:szCs w:val="28"/>
          <w:u w:val="single"/>
        </w:rPr>
        <w:t>Crosswalk Table Structure</w:t>
      </w:r>
    </w:p>
    <w:p w:rsidR="21AFA790" w:rsidP="15B5172D" w:rsidRDefault="21AFA790" w14:paraId="4A45EBA3" w14:textId="5FA79AB2">
      <w:pPr>
        <w:spacing w:before="240" w:after="240"/>
        <w:rPr>
          <w:rFonts w:asciiTheme="majorHAnsi" w:hAnsiTheme="majorHAnsi"/>
          <w:sz w:val="28"/>
          <w:szCs w:val="28"/>
        </w:rPr>
      </w:pPr>
      <w:r w:rsidRPr="15B5172D">
        <w:rPr>
          <w:rFonts w:asciiTheme="majorHAnsi" w:hAnsiTheme="majorHAnsi"/>
          <w:sz w:val="28"/>
          <w:szCs w:val="28"/>
        </w:rPr>
        <w:t xml:space="preserve">The crosswalk table typically contains – </w:t>
      </w:r>
    </w:p>
    <w:tbl>
      <w:tblPr>
        <w:tblStyle w:val="TableGrid"/>
        <w:tblW w:w="0" w:type="auto"/>
        <w:tblLook w:val="06A0" w:firstRow="1" w:lastRow="0" w:firstColumn="1" w:lastColumn="0" w:noHBand="1" w:noVBand="1"/>
      </w:tblPr>
      <w:tblGrid>
        <w:gridCol w:w="4558"/>
      </w:tblGrid>
      <w:tr w:rsidR="15B5172D" w:rsidTr="15B5172D" w14:paraId="0DE648E2" w14:textId="77777777">
        <w:trPr>
          <w:trHeight w:val="300"/>
        </w:trPr>
        <w:tc>
          <w:tcPr>
            <w:tcW w:w="4558" w:type="dxa"/>
            <w:shd w:val="clear" w:color="auto" w:fill="4C94D8" w:themeFill="text2" w:themeFillTint="80"/>
          </w:tcPr>
          <w:p w:rsidR="26CD02D4" w:rsidP="15B5172D" w:rsidRDefault="26CD02D4" w14:paraId="38CCB76F" w14:textId="1D1EF67C">
            <w:pPr>
              <w:rPr>
                <w:rFonts w:asciiTheme="majorHAnsi" w:hAnsiTheme="majorHAnsi"/>
                <w:b/>
                <w:bCs/>
                <w:sz w:val="20"/>
                <w:szCs w:val="20"/>
              </w:rPr>
            </w:pPr>
            <w:r w:rsidRPr="15B5172D">
              <w:rPr>
                <w:rFonts w:asciiTheme="majorHAnsi" w:hAnsiTheme="majorHAnsi"/>
                <w:b/>
                <w:bCs/>
              </w:rPr>
              <w:t>Columns</w:t>
            </w:r>
          </w:p>
        </w:tc>
      </w:tr>
      <w:tr w:rsidR="15B5172D" w:rsidTr="15B5172D" w14:paraId="5D80D90D" w14:textId="77777777">
        <w:trPr>
          <w:trHeight w:val="300"/>
        </w:trPr>
        <w:tc>
          <w:tcPr>
            <w:tcW w:w="4558" w:type="dxa"/>
          </w:tcPr>
          <w:p w:rsidR="26CD02D4" w:rsidP="15B5172D" w:rsidRDefault="26CD02D4" w14:paraId="7AF7933B" w14:textId="7376FAC0">
            <w:pPr>
              <w:rPr>
                <w:rFonts w:asciiTheme="majorHAnsi" w:hAnsiTheme="majorHAnsi"/>
                <w:sz w:val="24"/>
                <w:szCs w:val="24"/>
              </w:rPr>
            </w:pPr>
            <w:r w:rsidRPr="15B5172D">
              <w:rPr>
                <w:rFonts w:asciiTheme="majorHAnsi" w:hAnsiTheme="majorHAnsi"/>
                <w:sz w:val="24"/>
                <w:szCs w:val="24"/>
              </w:rPr>
              <w:t>source_system</w:t>
            </w:r>
          </w:p>
        </w:tc>
      </w:tr>
      <w:tr w:rsidR="15B5172D" w:rsidTr="15B5172D" w14:paraId="487DEFE8" w14:textId="77777777">
        <w:trPr>
          <w:trHeight w:val="300"/>
        </w:trPr>
        <w:tc>
          <w:tcPr>
            <w:tcW w:w="4558" w:type="dxa"/>
          </w:tcPr>
          <w:p w:rsidR="26CD02D4" w:rsidP="15B5172D" w:rsidRDefault="26CD02D4" w14:paraId="59541DF9" w14:textId="1FCF127A">
            <w:pPr>
              <w:rPr>
                <w:rFonts w:asciiTheme="majorHAnsi" w:hAnsiTheme="majorHAnsi"/>
                <w:sz w:val="24"/>
                <w:szCs w:val="24"/>
              </w:rPr>
            </w:pPr>
            <w:r w:rsidRPr="15B5172D">
              <w:rPr>
                <w:rFonts w:asciiTheme="majorHAnsi" w:hAnsiTheme="majorHAnsi"/>
                <w:sz w:val="24"/>
                <w:szCs w:val="24"/>
              </w:rPr>
              <w:t>source_member_id</w:t>
            </w:r>
            <w:r w:rsidRPr="15B5172D" w:rsidR="10BA8004">
              <w:rPr>
                <w:rFonts w:asciiTheme="majorHAnsi" w:hAnsiTheme="majorHAnsi"/>
                <w:sz w:val="24"/>
                <w:szCs w:val="24"/>
              </w:rPr>
              <w:t xml:space="preserve"> (Molina id, Fidelis Id)</w:t>
            </w:r>
          </w:p>
        </w:tc>
      </w:tr>
      <w:tr w:rsidR="15B5172D" w:rsidTr="15B5172D" w14:paraId="22815B6F" w14:textId="77777777">
        <w:trPr>
          <w:trHeight w:val="300"/>
        </w:trPr>
        <w:tc>
          <w:tcPr>
            <w:tcW w:w="4558" w:type="dxa"/>
          </w:tcPr>
          <w:p w:rsidR="26CD02D4" w:rsidP="15B5172D" w:rsidRDefault="26CD02D4" w14:paraId="791E397D" w14:textId="6F6E36E3">
            <w:pPr>
              <w:rPr>
                <w:rFonts w:asciiTheme="majorHAnsi" w:hAnsiTheme="majorHAnsi"/>
                <w:sz w:val="24"/>
                <w:szCs w:val="24"/>
              </w:rPr>
            </w:pPr>
            <w:r w:rsidRPr="15B5172D">
              <w:rPr>
                <w:rFonts w:asciiTheme="majorHAnsi" w:hAnsiTheme="majorHAnsi"/>
                <w:sz w:val="24"/>
                <w:szCs w:val="24"/>
              </w:rPr>
              <w:t>internal_member_id</w:t>
            </w:r>
            <w:r w:rsidRPr="15B5172D" w:rsidR="25CEE39C">
              <w:rPr>
                <w:rFonts w:asciiTheme="majorHAnsi" w:hAnsiTheme="majorHAnsi"/>
                <w:sz w:val="24"/>
                <w:szCs w:val="24"/>
              </w:rPr>
              <w:t xml:space="preserve"> (Cinq_id)</w:t>
            </w:r>
          </w:p>
        </w:tc>
      </w:tr>
      <w:tr w:rsidR="15B5172D" w:rsidTr="15B5172D" w14:paraId="24E22E66" w14:textId="77777777">
        <w:trPr>
          <w:trHeight w:val="300"/>
        </w:trPr>
        <w:tc>
          <w:tcPr>
            <w:tcW w:w="4558" w:type="dxa"/>
          </w:tcPr>
          <w:p w:rsidR="26CD02D4" w:rsidP="15B5172D" w:rsidRDefault="26CD02D4" w14:paraId="6D98DC7F" w14:textId="68D8470C">
            <w:pPr>
              <w:rPr>
                <w:rFonts w:asciiTheme="majorHAnsi" w:hAnsiTheme="majorHAnsi"/>
                <w:sz w:val="24"/>
                <w:szCs w:val="24"/>
              </w:rPr>
            </w:pPr>
            <w:r w:rsidRPr="15B5172D">
              <w:rPr>
                <w:rFonts w:asciiTheme="majorHAnsi" w:hAnsiTheme="majorHAnsi"/>
                <w:sz w:val="24"/>
                <w:szCs w:val="24"/>
              </w:rPr>
              <w:t>verato_person_id (link_id)</w:t>
            </w:r>
          </w:p>
        </w:tc>
      </w:tr>
      <w:tr w:rsidR="15B5172D" w:rsidTr="15B5172D" w14:paraId="3930D206" w14:textId="77777777">
        <w:trPr>
          <w:trHeight w:val="300"/>
        </w:trPr>
        <w:tc>
          <w:tcPr>
            <w:tcW w:w="4558" w:type="dxa"/>
          </w:tcPr>
          <w:p w:rsidR="26CD02D4" w:rsidP="15B5172D" w:rsidRDefault="26CD02D4" w14:paraId="21709D1A" w14:textId="57EDDF73">
            <w:pPr>
              <w:rPr>
                <w:rFonts w:asciiTheme="majorHAnsi" w:hAnsiTheme="majorHAnsi"/>
                <w:sz w:val="24"/>
                <w:szCs w:val="24"/>
              </w:rPr>
            </w:pPr>
            <w:r w:rsidRPr="15B5172D">
              <w:rPr>
                <w:rFonts w:asciiTheme="majorHAnsi" w:hAnsiTheme="majorHAnsi"/>
                <w:sz w:val="24"/>
                <w:szCs w:val="24"/>
              </w:rPr>
              <w:t>batch_id</w:t>
            </w:r>
          </w:p>
        </w:tc>
      </w:tr>
      <w:tr w:rsidR="15B5172D" w:rsidTr="15B5172D" w14:paraId="6C64BDB2" w14:textId="77777777">
        <w:trPr>
          <w:trHeight w:val="300"/>
        </w:trPr>
        <w:tc>
          <w:tcPr>
            <w:tcW w:w="4558" w:type="dxa"/>
          </w:tcPr>
          <w:p w:rsidR="26CD02D4" w:rsidP="15B5172D" w:rsidRDefault="26CD02D4" w14:paraId="42E7A5E6" w14:textId="6ACF95B8">
            <w:pPr>
              <w:rPr>
                <w:rFonts w:asciiTheme="majorHAnsi" w:hAnsiTheme="majorHAnsi"/>
                <w:sz w:val="24"/>
                <w:szCs w:val="24"/>
              </w:rPr>
            </w:pPr>
            <w:r w:rsidRPr="15B5172D">
              <w:rPr>
                <w:rFonts w:asciiTheme="majorHAnsi" w:hAnsiTheme="majorHAnsi"/>
                <w:sz w:val="24"/>
                <w:szCs w:val="24"/>
              </w:rPr>
              <w:t>effective_date / end_date</w:t>
            </w:r>
          </w:p>
        </w:tc>
      </w:tr>
      <w:tr w:rsidR="15B5172D" w:rsidTr="15B5172D" w14:paraId="1F84BEB9" w14:textId="77777777">
        <w:trPr>
          <w:trHeight w:val="300"/>
        </w:trPr>
        <w:tc>
          <w:tcPr>
            <w:tcW w:w="4558" w:type="dxa"/>
          </w:tcPr>
          <w:p w:rsidR="26CD02D4" w:rsidP="15B5172D" w:rsidRDefault="26CD02D4" w14:paraId="570ED1E6" w14:textId="0BC9C076">
            <w:pPr>
              <w:rPr>
                <w:rFonts w:ascii="Aptos Display" w:hAnsi="Aptos Display" w:eastAsia="Aptos Display" w:cs="Aptos Display"/>
                <w:sz w:val="28"/>
                <w:szCs w:val="28"/>
              </w:rPr>
            </w:pPr>
            <w:r w:rsidRPr="15B5172D">
              <w:rPr>
                <w:rFonts w:ascii="Aptos Display" w:hAnsi="Aptos Display" w:eastAsia="Aptos Display" w:cs="Aptos Display"/>
                <w:sz w:val="24"/>
                <w:szCs w:val="24"/>
              </w:rPr>
              <w:t>match_confidence_score (if provided)</w:t>
            </w:r>
          </w:p>
        </w:tc>
      </w:tr>
    </w:tbl>
    <w:p w:rsidR="15B5172D" w:rsidP="15B5172D" w:rsidRDefault="15B5172D" w14:paraId="76CB6E19" w14:textId="3692B6E7">
      <w:pPr>
        <w:spacing w:before="240" w:after="240"/>
        <w:rPr>
          <w:rFonts w:asciiTheme="majorHAnsi" w:hAnsiTheme="majorHAnsi"/>
          <w:sz w:val="28"/>
          <w:szCs w:val="28"/>
        </w:rPr>
      </w:pPr>
    </w:p>
    <w:p w:rsidR="49A0C46D" w:rsidP="60E7682D" w:rsidRDefault="4646787D" w14:paraId="721452E5" w14:textId="799BA1DA">
      <w:pPr>
        <w:pStyle w:val="Heading4"/>
      </w:pPr>
      <w:r w:rsidRPr="60E7682D">
        <w:t xml:space="preserve">5.2.3.4 </w:t>
      </w:r>
      <w:r w:rsidRPr="60E7682D" w:rsidR="3010A60F">
        <w:t>Error Handling</w:t>
      </w:r>
    </w:p>
    <w:p w:rsidR="0C0391C0" w:rsidP="15B5172D" w:rsidRDefault="0C0391C0" w14:paraId="5951E124" w14:textId="19D8DFF7">
      <w:pPr>
        <w:pStyle w:val="ListParagraph"/>
        <w:numPr>
          <w:ilvl w:val="0"/>
          <w:numId w:val="11"/>
        </w:numPr>
        <w:spacing w:before="240" w:after="240"/>
        <w:rPr>
          <w:rFonts w:asciiTheme="majorHAnsi" w:hAnsiTheme="majorHAnsi"/>
          <w:sz w:val="28"/>
          <w:szCs w:val="28"/>
        </w:rPr>
      </w:pPr>
      <w:r w:rsidRPr="15B5172D">
        <w:rPr>
          <w:rFonts w:asciiTheme="majorHAnsi" w:hAnsiTheme="majorHAnsi"/>
          <w:sz w:val="28"/>
          <w:szCs w:val="28"/>
        </w:rPr>
        <w:t>API failures, timeouts, and invalid responses are categorized as INTEGRATION_ERROR</w:t>
      </w:r>
    </w:p>
    <w:p w:rsidR="0C0391C0" w:rsidP="15B5172D" w:rsidRDefault="0C0391C0" w14:paraId="080BFC6E" w14:textId="3B4180DE">
      <w:pPr>
        <w:pStyle w:val="ListParagraph"/>
        <w:numPr>
          <w:ilvl w:val="0"/>
          <w:numId w:val="11"/>
        </w:numPr>
        <w:spacing w:before="240" w:after="240"/>
        <w:rPr>
          <w:rFonts w:asciiTheme="majorHAnsi" w:hAnsiTheme="majorHAnsi"/>
          <w:sz w:val="28"/>
          <w:szCs w:val="28"/>
        </w:rPr>
      </w:pPr>
      <w:r w:rsidRPr="15B5172D">
        <w:rPr>
          <w:rFonts w:asciiTheme="majorHAnsi" w:hAnsiTheme="majorHAnsi"/>
          <w:sz w:val="28"/>
          <w:szCs w:val="28"/>
        </w:rPr>
        <w:t>Failed requests are logged with full payload and response details</w:t>
      </w:r>
    </w:p>
    <w:p w:rsidR="0C0391C0" w:rsidP="15B5172D" w:rsidRDefault="0C0391C0" w14:paraId="6F5B2E09" w14:textId="221BD575">
      <w:pPr>
        <w:pStyle w:val="ListParagraph"/>
        <w:numPr>
          <w:ilvl w:val="0"/>
          <w:numId w:val="11"/>
        </w:numPr>
        <w:spacing w:before="240" w:after="240"/>
        <w:rPr>
          <w:rFonts w:asciiTheme="majorHAnsi" w:hAnsiTheme="majorHAnsi"/>
          <w:sz w:val="28"/>
          <w:szCs w:val="28"/>
        </w:rPr>
      </w:pPr>
      <w:r w:rsidRPr="15B5172D">
        <w:rPr>
          <w:rFonts w:asciiTheme="majorHAnsi" w:hAnsiTheme="majorHAnsi"/>
          <w:sz w:val="28"/>
          <w:szCs w:val="28"/>
        </w:rPr>
        <w:t>Retry mechanisms may be implemented for transient failures</w:t>
      </w:r>
    </w:p>
    <w:p w:rsidR="0C0391C0" w:rsidP="15B5172D" w:rsidRDefault="0C0391C0" w14:paraId="79675E3D" w14:textId="79396502">
      <w:pPr>
        <w:pStyle w:val="ListParagraph"/>
        <w:numPr>
          <w:ilvl w:val="0"/>
          <w:numId w:val="11"/>
        </w:numPr>
        <w:spacing w:before="240" w:after="240"/>
        <w:rPr>
          <w:rFonts w:asciiTheme="majorHAnsi" w:hAnsiTheme="majorHAnsi"/>
          <w:sz w:val="28"/>
          <w:szCs w:val="28"/>
        </w:rPr>
      </w:pPr>
      <w:r w:rsidRPr="15B5172D">
        <w:rPr>
          <w:rFonts w:asciiTheme="majorHAnsi" w:hAnsiTheme="majorHAnsi"/>
          <w:sz w:val="28"/>
          <w:szCs w:val="28"/>
        </w:rPr>
        <w:t>Records that cannot be resolved may be flagged for downstream handling</w:t>
      </w:r>
    </w:p>
    <w:p w:rsidR="1547EB8E" w:rsidP="60E7682D" w:rsidRDefault="68476AE1" w14:paraId="26A5943F" w14:textId="407D3698">
      <w:pPr>
        <w:pStyle w:val="Heading4"/>
      </w:pPr>
      <w:r w:rsidRPr="60E7682D">
        <w:t xml:space="preserve">5.2.3.5 </w:t>
      </w:r>
      <w:r w:rsidRPr="60E7682D" w:rsidR="3010A60F">
        <w:t>Security and Compliance</w:t>
      </w:r>
    </w:p>
    <w:p w:rsidR="0C0391C0" w:rsidP="15B5172D" w:rsidRDefault="0C0391C0" w14:paraId="0740D321" w14:textId="717F9456">
      <w:pPr>
        <w:pStyle w:val="ListParagraph"/>
        <w:numPr>
          <w:ilvl w:val="0"/>
          <w:numId w:val="10"/>
        </w:numPr>
        <w:spacing w:before="240" w:after="240"/>
        <w:rPr>
          <w:rFonts w:asciiTheme="majorHAnsi" w:hAnsiTheme="majorHAnsi"/>
          <w:sz w:val="28"/>
          <w:szCs w:val="28"/>
        </w:rPr>
      </w:pPr>
      <w:r w:rsidRPr="15B5172D">
        <w:rPr>
          <w:rFonts w:asciiTheme="majorHAnsi" w:hAnsiTheme="majorHAnsi"/>
          <w:sz w:val="28"/>
          <w:szCs w:val="28"/>
        </w:rPr>
        <w:t>All external API calls are secured using authentication and encryption</w:t>
      </w:r>
    </w:p>
    <w:p w:rsidR="0C0391C0" w:rsidP="15B5172D" w:rsidRDefault="0C0391C0" w14:paraId="2E3FEA17" w14:textId="7917CCFF">
      <w:pPr>
        <w:pStyle w:val="ListParagraph"/>
        <w:numPr>
          <w:ilvl w:val="0"/>
          <w:numId w:val="10"/>
        </w:numPr>
        <w:spacing w:before="240" w:after="240"/>
        <w:rPr>
          <w:rFonts w:asciiTheme="majorHAnsi" w:hAnsiTheme="majorHAnsi"/>
          <w:sz w:val="28"/>
          <w:szCs w:val="28"/>
        </w:rPr>
      </w:pPr>
      <w:r w:rsidRPr="15B5172D">
        <w:rPr>
          <w:rFonts w:asciiTheme="majorHAnsi" w:hAnsiTheme="majorHAnsi"/>
          <w:sz w:val="28"/>
          <w:szCs w:val="28"/>
        </w:rPr>
        <w:t>Personally identifiable information (PII) is handled in compliance with regulatory requirements</w:t>
      </w:r>
    </w:p>
    <w:p w:rsidR="0C0391C0" w:rsidP="15B5172D" w:rsidRDefault="0C0391C0" w14:paraId="6583F318" w14:textId="3DE72F95">
      <w:pPr>
        <w:pStyle w:val="ListParagraph"/>
        <w:numPr>
          <w:ilvl w:val="0"/>
          <w:numId w:val="10"/>
        </w:numPr>
        <w:spacing w:before="240" w:after="240"/>
        <w:rPr>
          <w:rFonts w:ascii="Aptos" w:hAnsi="Aptos" w:eastAsia="Aptos" w:cs="Aptos"/>
        </w:rPr>
      </w:pPr>
      <w:r w:rsidRPr="15B5172D">
        <w:rPr>
          <w:rFonts w:asciiTheme="majorHAnsi" w:hAnsiTheme="majorHAnsi"/>
          <w:sz w:val="28"/>
          <w:szCs w:val="28"/>
        </w:rPr>
        <w:t>Access to integration datasets is restricted and audited</w:t>
      </w:r>
    </w:p>
    <w:p w:rsidR="00EF46C3" w:rsidP="2B74DA81" w:rsidRDefault="410650AC" w14:paraId="2BE7A0F9" w14:textId="65FE7ED2">
      <w:pPr>
        <w:pStyle w:val="Heading3"/>
      </w:pPr>
      <w:bookmarkStart w:name="_Toc236206830" w:id="704118029"/>
      <w:r w:rsidR="32C294F6">
        <w:rPr/>
        <w:t>5.</w:t>
      </w:r>
      <w:r w:rsidR="7B523C61">
        <w:rPr/>
        <w:t>2</w:t>
      </w:r>
      <w:r w:rsidR="32C294F6">
        <w:rPr/>
        <w:t xml:space="preserve">.4 </w:t>
      </w:r>
      <w:r w:rsidR="6962C25C">
        <w:rPr/>
        <w:t>Silver Curated (ODS)</w:t>
      </w:r>
      <w:bookmarkEnd w:id="704118029"/>
    </w:p>
    <w:p w:rsidRPr="00B36056" w:rsidR="00B36056" w:rsidP="15B5172D" w:rsidRDefault="089324C7" w14:paraId="50264370" w14:textId="3A41A8D7">
      <w:pPr>
        <w:pStyle w:val="Heading4"/>
        <w:rPr>
          <w:rFonts w:eastAsiaTheme="minorEastAsia" w:cstheme="minorBidi"/>
          <w:b/>
          <w:bCs/>
          <w:color w:val="auto"/>
          <w:sz w:val="28"/>
          <w:szCs w:val="28"/>
        </w:rPr>
      </w:pPr>
      <w:r w:rsidRPr="15B5172D">
        <w:t xml:space="preserve">5.2.4.1 </w:t>
      </w:r>
      <w:r w:rsidRPr="15B5172D" w:rsidR="49A4B74D">
        <w:t>Purpose</w:t>
      </w:r>
    </w:p>
    <w:p w:rsidRPr="00B36056" w:rsidR="00B36056" w:rsidP="15B5172D" w:rsidRDefault="49A4B74D" w14:paraId="50F8FFA9" w14:textId="010C20F9">
      <w:pPr>
        <w:spacing w:before="240" w:after="240" w:line="278" w:lineRule="auto"/>
        <w:rPr>
          <w:rFonts w:asciiTheme="majorHAnsi" w:hAnsiTheme="majorHAnsi"/>
          <w:sz w:val="28"/>
          <w:szCs w:val="28"/>
        </w:rPr>
      </w:pPr>
      <w:r w:rsidRPr="15B5172D">
        <w:rPr>
          <w:rFonts w:asciiTheme="majorHAnsi" w:hAnsiTheme="majorHAnsi"/>
          <w:sz w:val="28"/>
          <w:szCs w:val="28"/>
        </w:rPr>
        <w:t>The Silver Curated (ODS) Layer represents the canonical, enterprise-aligned view of data, designed to support consistent operational reporting, analytics, and downstream consumption.</w:t>
      </w:r>
    </w:p>
    <w:p w:rsidRPr="00B36056" w:rsidR="00B36056" w:rsidP="15B5172D" w:rsidRDefault="49A4B74D" w14:paraId="4AD10B84" w14:textId="61B5BCA6">
      <w:pPr>
        <w:spacing w:before="240" w:after="240" w:line="278" w:lineRule="auto"/>
        <w:rPr>
          <w:rFonts w:asciiTheme="majorHAnsi" w:hAnsiTheme="majorHAnsi"/>
          <w:sz w:val="28"/>
          <w:szCs w:val="28"/>
        </w:rPr>
      </w:pPr>
      <w:r w:rsidRPr="15B5172D">
        <w:rPr>
          <w:rFonts w:asciiTheme="majorHAnsi" w:hAnsiTheme="majorHAnsi"/>
          <w:sz w:val="28"/>
          <w:szCs w:val="28"/>
        </w:rPr>
        <w:t>This layer consolidates data from multiple source systems and applies identity resolution, business-level standardization, and entity modelling to produce a unified representation of core business entities.</w:t>
      </w:r>
    </w:p>
    <w:p w:rsidRPr="00B36056" w:rsidR="00B36056" w:rsidP="15B5172D" w:rsidRDefault="7F001AFB" w14:paraId="2B1FACD9" w14:textId="2C403AB7">
      <w:pPr>
        <w:pStyle w:val="Heading4"/>
      </w:pPr>
      <w:r w:rsidRPr="15B5172D">
        <w:t>5.2.4.2 Objectives</w:t>
      </w:r>
    </w:p>
    <w:p w:rsidRPr="00B36056" w:rsidR="00B36056" w:rsidP="15B5172D" w:rsidRDefault="57E2EB71" w14:paraId="007596FF" w14:textId="259EF222">
      <w:pPr>
        <w:pStyle w:val="ListParagraph"/>
        <w:numPr>
          <w:ilvl w:val="0"/>
          <w:numId w:val="9"/>
        </w:numPr>
        <w:spacing w:before="240" w:after="240" w:line="278" w:lineRule="auto"/>
        <w:rPr>
          <w:rFonts w:asciiTheme="majorHAnsi" w:hAnsiTheme="majorHAnsi"/>
          <w:sz w:val="28"/>
          <w:szCs w:val="28"/>
        </w:rPr>
      </w:pPr>
      <w:r w:rsidRPr="15B5172D">
        <w:rPr>
          <w:rFonts w:asciiTheme="majorHAnsi" w:hAnsiTheme="majorHAnsi"/>
          <w:sz w:val="28"/>
          <w:szCs w:val="28"/>
        </w:rPr>
        <w:t>establish a single source of truth for enterprise entities</w:t>
      </w:r>
    </w:p>
    <w:p w:rsidRPr="00B36056" w:rsidR="00B36056" w:rsidP="15B5172D" w:rsidRDefault="57E2EB71" w14:paraId="2E9996DD" w14:textId="11A04A7E">
      <w:pPr>
        <w:pStyle w:val="ListParagraph"/>
        <w:numPr>
          <w:ilvl w:val="0"/>
          <w:numId w:val="9"/>
        </w:numPr>
        <w:spacing w:before="240" w:after="240" w:line="278" w:lineRule="auto"/>
        <w:rPr>
          <w:rFonts w:asciiTheme="majorHAnsi" w:hAnsiTheme="majorHAnsi"/>
          <w:sz w:val="28"/>
          <w:szCs w:val="28"/>
        </w:rPr>
      </w:pPr>
      <w:r w:rsidRPr="15B5172D">
        <w:rPr>
          <w:rFonts w:asciiTheme="majorHAnsi" w:hAnsiTheme="majorHAnsi"/>
          <w:sz w:val="28"/>
          <w:szCs w:val="28"/>
        </w:rPr>
        <w:t>unify data across multiple source systems using resolved identities</w:t>
      </w:r>
    </w:p>
    <w:p w:rsidRPr="00B36056" w:rsidR="00B36056" w:rsidP="15B5172D" w:rsidRDefault="57E2EB71" w14:paraId="6A47B2C0" w14:textId="4C52BC0A">
      <w:pPr>
        <w:pStyle w:val="ListParagraph"/>
        <w:numPr>
          <w:ilvl w:val="0"/>
          <w:numId w:val="9"/>
        </w:numPr>
        <w:spacing w:before="240" w:after="240" w:line="278" w:lineRule="auto"/>
        <w:rPr>
          <w:rFonts w:asciiTheme="majorHAnsi" w:hAnsiTheme="majorHAnsi"/>
          <w:sz w:val="28"/>
          <w:szCs w:val="28"/>
        </w:rPr>
      </w:pPr>
      <w:r w:rsidRPr="15B5172D">
        <w:rPr>
          <w:rFonts w:asciiTheme="majorHAnsi" w:hAnsiTheme="majorHAnsi"/>
          <w:sz w:val="28"/>
          <w:szCs w:val="28"/>
        </w:rPr>
        <w:t>apply business-level transformations and standardization</w:t>
      </w:r>
    </w:p>
    <w:p w:rsidRPr="00B36056" w:rsidR="00B36056" w:rsidP="15B5172D" w:rsidRDefault="57E2EB71" w14:paraId="111744AB" w14:textId="39B130D3">
      <w:pPr>
        <w:pStyle w:val="ListParagraph"/>
        <w:numPr>
          <w:ilvl w:val="0"/>
          <w:numId w:val="9"/>
        </w:numPr>
        <w:spacing w:before="240" w:after="240" w:line="278" w:lineRule="auto"/>
        <w:rPr>
          <w:rFonts w:asciiTheme="majorHAnsi" w:hAnsiTheme="majorHAnsi"/>
          <w:sz w:val="28"/>
          <w:szCs w:val="28"/>
        </w:rPr>
      </w:pPr>
      <w:r w:rsidRPr="15B5172D">
        <w:rPr>
          <w:rFonts w:asciiTheme="majorHAnsi" w:hAnsiTheme="majorHAnsi"/>
          <w:sz w:val="28"/>
          <w:szCs w:val="28"/>
        </w:rPr>
        <w:t>enable consistent and reusable datasets for downstream consumption</w:t>
      </w:r>
    </w:p>
    <w:p w:rsidRPr="00B36056" w:rsidR="00B36056" w:rsidP="15B5172D" w:rsidRDefault="57E2EB71" w14:paraId="22BBA9C8" w14:textId="6BCC384F">
      <w:pPr>
        <w:pStyle w:val="ListParagraph"/>
        <w:numPr>
          <w:ilvl w:val="0"/>
          <w:numId w:val="9"/>
        </w:numPr>
        <w:spacing w:before="240" w:after="240" w:line="278" w:lineRule="auto"/>
        <w:rPr>
          <w:rFonts w:ascii="Aptos" w:hAnsi="Aptos" w:eastAsia="Aptos" w:cs="Aptos"/>
        </w:rPr>
      </w:pPr>
      <w:r w:rsidRPr="15B5172D">
        <w:rPr>
          <w:rFonts w:asciiTheme="majorHAnsi" w:hAnsiTheme="majorHAnsi"/>
          <w:sz w:val="28"/>
          <w:szCs w:val="28"/>
        </w:rPr>
        <w:t>support operational reporting and near real-time analytics</w:t>
      </w:r>
    </w:p>
    <w:p w:rsidRPr="00B36056" w:rsidR="00B36056" w:rsidP="15B5172D" w:rsidRDefault="171926CF" w14:paraId="78910F59" w14:textId="043B55AA">
      <w:pPr>
        <w:pStyle w:val="Heading4"/>
        <w:rPr>
          <w:sz w:val="28"/>
          <w:szCs w:val="28"/>
        </w:rPr>
      </w:pPr>
      <w:r w:rsidRPr="15B5172D">
        <w:t>5.2.4.3</w:t>
      </w:r>
      <w:r>
        <w:t xml:space="preserve"> </w:t>
      </w:r>
      <w:r w:rsidR="1126843B">
        <w:t>Key Capabilities</w:t>
      </w:r>
    </w:p>
    <w:p w:rsidRPr="00B36056" w:rsidR="00B36056" w:rsidP="00DE4F5D" w:rsidRDefault="410650AC" w14:paraId="7006B899" w14:textId="0318FE0C">
      <w:pPr>
        <w:pStyle w:val="ListParagraph"/>
        <w:numPr>
          <w:ilvl w:val="0"/>
          <w:numId w:val="38"/>
        </w:numPr>
        <w:rPr>
          <w:rFonts w:asciiTheme="majorHAnsi" w:hAnsiTheme="majorHAnsi"/>
          <w:sz w:val="28"/>
          <w:szCs w:val="28"/>
        </w:rPr>
      </w:pPr>
      <w:r w:rsidRPr="15B5172D">
        <w:rPr>
          <w:rFonts w:asciiTheme="majorHAnsi" w:hAnsiTheme="majorHAnsi"/>
          <w:sz w:val="28"/>
          <w:szCs w:val="28"/>
        </w:rPr>
        <w:t>canonical schema</w:t>
      </w:r>
      <w:r w:rsidRPr="15B5172D" w:rsidR="5AFB2E86">
        <w:rPr>
          <w:rFonts w:asciiTheme="majorHAnsi" w:hAnsiTheme="majorHAnsi"/>
          <w:sz w:val="28"/>
          <w:szCs w:val="28"/>
        </w:rPr>
        <w:t xml:space="preserve"> - Standardized schemas are defined for each business entity (e.g., Member, Provider, Claim), independent of source system variations</w:t>
      </w:r>
    </w:p>
    <w:p w:rsidRPr="00B36056" w:rsidR="00B36056" w:rsidP="00DE4F5D" w:rsidRDefault="410650AC" w14:paraId="4CE4BBBE" w14:textId="6BC4196F">
      <w:pPr>
        <w:pStyle w:val="ListParagraph"/>
        <w:numPr>
          <w:ilvl w:val="0"/>
          <w:numId w:val="38"/>
        </w:numPr>
        <w:rPr>
          <w:rFonts w:asciiTheme="majorHAnsi" w:hAnsiTheme="majorHAnsi"/>
          <w:sz w:val="28"/>
          <w:szCs w:val="28"/>
        </w:rPr>
      </w:pPr>
      <w:r w:rsidRPr="15B5172D">
        <w:rPr>
          <w:rFonts w:asciiTheme="majorHAnsi" w:hAnsiTheme="majorHAnsi"/>
          <w:sz w:val="28"/>
          <w:szCs w:val="28"/>
        </w:rPr>
        <w:t>identity-resolved keys</w:t>
      </w:r>
      <w:r w:rsidRPr="15B5172D" w:rsidR="2EA45938">
        <w:rPr>
          <w:rFonts w:asciiTheme="majorHAnsi" w:hAnsiTheme="majorHAnsi"/>
          <w:sz w:val="28"/>
          <w:szCs w:val="28"/>
        </w:rPr>
        <w:t xml:space="preserve"> - Standardized schemas are defined for each business entity (e.g., Member, Provider, Claim), independent of source system variations</w:t>
      </w:r>
    </w:p>
    <w:p w:rsidRPr="00B36056" w:rsidR="00B36056" w:rsidP="00DE4F5D" w:rsidRDefault="410650AC" w14:paraId="7E035318" w14:textId="798CA551">
      <w:pPr>
        <w:pStyle w:val="ListParagraph"/>
        <w:numPr>
          <w:ilvl w:val="0"/>
          <w:numId w:val="38"/>
        </w:numPr>
        <w:rPr>
          <w:rFonts w:asciiTheme="majorHAnsi" w:hAnsiTheme="majorHAnsi"/>
          <w:sz w:val="28"/>
          <w:szCs w:val="28"/>
        </w:rPr>
      </w:pPr>
      <w:r w:rsidRPr="15B5172D">
        <w:rPr>
          <w:rFonts w:asciiTheme="majorHAnsi" w:hAnsiTheme="majorHAnsi"/>
          <w:sz w:val="28"/>
          <w:szCs w:val="28"/>
        </w:rPr>
        <w:t xml:space="preserve">business entity </w:t>
      </w:r>
      <w:r w:rsidRPr="15B5172D" w:rsidR="2FB334B8">
        <w:rPr>
          <w:rFonts w:asciiTheme="majorHAnsi" w:hAnsiTheme="majorHAnsi"/>
          <w:sz w:val="28"/>
          <w:szCs w:val="28"/>
        </w:rPr>
        <w:t>modelling</w:t>
      </w:r>
      <w:r w:rsidRPr="15B5172D" w:rsidR="31342648">
        <w:rPr>
          <w:rFonts w:asciiTheme="majorHAnsi" w:hAnsiTheme="majorHAnsi"/>
          <w:sz w:val="28"/>
          <w:szCs w:val="28"/>
        </w:rPr>
        <w:t xml:space="preserve"> - All entities use enterprise identifiers (e.g., verato_person_id</w:t>
      </w:r>
      <w:r w:rsidRPr="15B5172D" w:rsidR="383D1061">
        <w:rPr>
          <w:rFonts w:asciiTheme="majorHAnsi" w:hAnsiTheme="majorHAnsi"/>
          <w:sz w:val="28"/>
          <w:szCs w:val="28"/>
        </w:rPr>
        <w:t>/link id</w:t>
      </w:r>
      <w:r w:rsidRPr="15B5172D" w:rsidR="31342648">
        <w:rPr>
          <w:rFonts w:asciiTheme="majorHAnsi" w:hAnsiTheme="majorHAnsi"/>
          <w:sz w:val="28"/>
          <w:szCs w:val="28"/>
        </w:rPr>
        <w:t>) generated through identity resolution</w:t>
      </w:r>
    </w:p>
    <w:p w:rsidR="687C9AB2" w:rsidP="00DE4F5D" w:rsidRDefault="687C9AB2" w14:paraId="6A90AD93" w14:textId="6BBB2EAF">
      <w:pPr>
        <w:pStyle w:val="ListParagraph"/>
        <w:numPr>
          <w:ilvl w:val="0"/>
          <w:numId w:val="38"/>
        </w:numPr>
        <w:rPr>
          <w:rFonts w:asciiTheme="majorHAnsi" w:hAnsiTheme="majorHAnsi"/>
          <w:sz w:val="28"/>
          <w:szCs w:val="28"/>
        </w:rPr>
      </w:pPr>
      <w:r w:rsidRPr="15B5172D">
        <w:rPr>
          <w:rFonts w:asciiTheme="majorHAnsi" w:hAnsiTheme="majorHAnsi"/>
          <w:sz w:val="28"/>
          <w:szCs w:val="28"/>
        </w:rPr>
        <w:t>Source System Consolidation - Multiple source records are merged into a unified representation based on identity and business rules</w:t>
      </w:r>
    </w:p>
    <w:p w:rsidR="687C9AB2" w:rsidP="00DE4F5D" w:rsidRDefault="687C9AB2" w14:paraId="50B7331D" w14:textId="5F721E8C">
      <w:pPr>
        <w:pStyle w:val="ListParagraph"/>
        <w:numPr>
          <w:ilvl w:val="0"/>
          <w:numId w:val="38"/>
        </w:numPr>
        <w:rPr>
          <w:rFonts w:asciiTheme="majorHAnsi" w:hAnsiTheme="majorHAnsi"/>
          <w:sz w:val="28"/>
          <w:szCs w:val="28"/>
        </w:rPr>
      </w:pPr>
      <w:r w:rsidRPr="15B5172D">
        <w:rPr>
          <w:rFonts w:asciiTheme="majorHAnsi" w:hAnsiTheme="majorHAnsi"/>
          <w:sz w:val="28"/>
          <w:szCs w:val="28"/>
        </w:rPr>
        <w:t>Historical Tracking (Optional) - Supports slowly changing dimensions (e.g., SCD Type 2) where required for tracking changes over time</w:t>
      </w:r>
    </w:p>
    <w:p w:rsidR="067EBC13" w:rsidP="15B5172D" w:rsidRDefault="067EBC13" w14:paraId="396A8E9D" w14:textId="7AC8B15A">
      <w:pPr>
        <w:pStyle w:val="Heading4"/>
        <w:rPr>
          <w:b/>
          <w:bCs/>
          <w:sz w:val="28"/>
          <w:szCs w:val="28"/>
        </w:rPr>
      </w:pPr>
      <w:r>
        <w:t>5.2.4.4 Naming Convention (Silver Table)</w:t>
      </w:r>
    </w:p>
    <w:p w:rsidR="5DCDC4AD" w:rsidP="15B5172D" w:rsidRDefault="5DCDC4AD" w14:paraId="38AD6DD6" w14:textId="6C2C38AF">
      <w:pPr>
        <w:ind w:firstLine="720"/>
        <w:rPr>
          <w:rFonts w:asciiTheme="majorHAnsi" w:hAnsiTheme="majorHAnsi"/>
          <w:sz w:val="28"/>
          <w:szCs w:val="28"/>
        </w:rPr>
      </w:pPr>
      <w:r w:rsidRPr="15B5172D">
        <w:rPr>
          <w:rFonts w:asciiTheme="majorHAnsi" w:hAnsiTheme="majorHAnsi"/>
          <w:sz w:val="28"/>
          <w:szCs w:val="28"/>
        </w:rPr>
        <w:t>s</w:t>
      </w:r>
      <w:r w:rsidRPr="15B5172D" w:rsidR="067EBC13">
        <w:rPr>
          <w:rFonts w:asciiTheme="majorHAnsi" w:hAnsiTheme="majorHAnsi"/>
          <w:sz w:val="28"/>
          <w:szCs w:val="28"/>
        </w:rPr>
        <w:t>ilver</w:t>
      </w:r>
      <w:r w:rsidRPr="15B5172D" w:rsidR="70B9B808">
        <w:rPr>
          <w:rFonts w:asciiTheme="majorHAnsi" w:hAnsiTheme="majorHAnsi"/>
          <w:sz w:val="28"/>
          <w:szCs w:val="28"/>
        </w:rPr>
        <w:t>_</w:t>
      </w:r>
      <w:r w:rsidRPr="15B5172D" w:rsidR="067EBC13">
        <w:rPr>
          <w:rFonts w:asciiTheme="majorHAnsi" w:hAnsiTheme="majorHAnsi"/>
          <w:sz w:val="28"/>
          <w:szCs w:val="28"/>
        </w:rPr>
        <w:t>ods_&lt;domain&gt;_</w:t>
      </w:r>
    </w:p>
    <w:p w:rsidR="47488533" w:rsidP="15B5172D" w:rsidRDefault="067EBC13" w14:paraId="706776E3" w14:textId="0FA5D8C4">
      <w:pPr>
        <w:pStyle w:val="Heading4"/>
        <w:rPr>
          <w:b/>
          <w:bCs/>
          <w:sz w:val="28"/>
          <w:szCs w:val="28"/>
        </w:rPr>
      </w:pPr>
      <w:r>
        <w:t>5.2.4.5 Example</w:t>
      </w:r>
    </w:p>
    <w:p w:rsidR="124B8974" w:rsidP="00DE4F5D" w:rsidRDefault="0B77F2C4" w14:paraId="23041336" w14:textId="7784837B">
      <w:pPr>
        <w:pStyle w:val="ListParagraph"/>
        <w:numPr>
          <w:ilvl w:val="0"/>
          <w:numId w:val="40"/>
        </w:numPr>
        <w:rPr>
          <w:rFonts w:asciiTheme="majorHAnsi" w:hAnsiTheme="majorHAnsi"/>
          <w:sz w:val="28"/>
          <w:szCs w:val="28"/>
        </w:rPr>
      </w:pPr>
      <w:r w:rsidRPr="60E7682D">
        <w:rPr>
          <w:rFonts w:asciiTheme="majorHAnsi" w:hAnsiTheme="majorHAnsi"/>
          <w:sz w:val="28"/>
          <w:szCs w:val="28"/>
        </w:rPr>
        <w:t>s</w:t>
      </w:r>
      <w:r w:rsidRPr="60E7682D" w:rsidR="01100784">
        <w:rPr>
          <w:rFonts w:asciiTheme="majorHAnsi" w:hAnsiTheme="majorHAnsi"/>
          <w:sz w:val="28"/>
          <w:szCs w:val="28"/>
        </w:rPr>
        <w:t>ilver</w:t>
      </w:r>
      <w:r w:rsidRPr="60E7682D" w:rsidR="7475FAA2">
        <w:rPr>
          <w:rFonts w:asciiTheme="majorHAnsi" w:hAnsiTheme="majorHAnsi"/>
          <w:sz w:val="28"/>
          <w:szCs w:val="28"/>
        </w:rPr>
        <w:t>_</w:t>
      </w:r>
      <w:r w:rsidRPr="60E7682D" w:rsidR="01100784">
        <w:rPr>
          <w:rFonts w:asciiTheme="majorHAnsi" w:hAnsiTheme="majorHAnsi"/>
          <w:sz w:val="28"/>
          <w:szCs w:val="28"/>
        </w:rPr>
        <w:t>ods</w:t>
      </w:r>
      <w:r w:rsidRPr="60E7682D" w:rsidR="5695EE2A">
        <w:rPr>
          <w:rFonts w:asciiTheme="majorHAnsi" w:hAnsiTheme="majorHAnsi"/>
          <w:sz w:val="28"/>
          <w:szCs w:val="28"/>
        </w:rPr>
        <w:t>_enrollments</w:t>
      </w:r>
      <w:del w:author="Vinay Agrawal" w:date="2026-03-23T05:52:00Z" w16du:dateUtc="2026-03-23T05:52:07Z" w:id="28">
        <w:r w:rsidRPr="60E7682D" w:rsidDel="5695EE2A" w:rsidR="124B8974">
          <w:rPr>
            <w:rFonts w:asciiTheme="majorHAnsi" w:hAnsiTheme="majorHAnsi"/>
            <w:sz w:val="28"/>
            <w:szCs w:val="28"/>
          </w:rPr>
          <w:delText>_</w:delText>
        </w:r>
      </w:del>
    </w:p>
    <w:p w:rsidR="15B5172D" w:rsidP="15B5172D" w:rsidRDefault="15B5172D" w14:paraId="7AFC634D" w14:textId="3514ABBC">
      <w:pPr>
        <w:rPr>
          <w:rFonts w:asciiTheme="majorHAnsi" w:hAnsiTheme="majorHAnsi"/>
          <w:sz w:val="28"/>
          <w:szCs w:val="28"/>
        </w:rPr>
      </w:pPr>
    </w:p>
    <w:p w:rsidRPr="00B36056" w:rsidR="00B36056" w:rsidP="2B74DA81" w:rsidRDefault="410650AC" w14:paraId="7957CB10" w14:textId="613507D1">
      <w:pPr>
        <w:pStyle w:val="Heading3"/>
      </w:pPr>
      <w:bookmarkStart w:name="_Toc1878682024" w:id="295755881"/>
      <w:r w:rsidR="32C294F6">
        <w:rPr/>
        <w:t>5.</w:t>
      </w:r>
      <w:r w:rsidR="639D6A58">
        <w:rPr/>
        <w:t>2</w:t>
      </w:r>
      <w:r w:rsidR="32C294F6">
        <w:rPr/>
        <w:t>.5 Gold Layer</w:t>
      </w:r>
      <w:bookmarkEnd w:id="295755881"/>
    </w:p>
    <w:p w:rsidR="60E7682D" w:rsidP="60E7682D" w:rsidRDefault="60E7682D" w14:paraId="432EF268" w14:textId="77CA02F6"/>
    <w:p w:rsidR="7DD89B19" w:rsidRDefault="7DD89B19" w14:paraId="7E2F0A31" w14:textId="19F496C1">
      <w:pPr>
        <w:pStyle w:val="Heading4"/>
        <w:pPrChange w:author="Vinay Agrawal" w:date="2026-03-23T05:51:00Z" w:id="30">
          <w:pPr>
            <w:spacing w:before="240" w:after="240"/>
          </w:pPr>
        </w:pPrChange>
      </w:pPr>
      <w:r w:rsidRPr="60E7682D">
        <w:t>5.2.5.1 Purpose</w:t>
      </w:r>
    </w:p>
    <w:p w:rsidR="7DD89B19" w:rsidP="60E7682D" w:rsidRDefault="7DD89B19" w14:paraId="59BAA3D2" w14:textId="7296D79C">
      <w:pPr>
        <w:spacing w:before="240" w:after="240"/>
        <w:rPr>
          <w:rFonts w:asciiTheme="majorHAnsi" w:hAnsiTheme="majorHAnsi"/>
          <w:sz w:val="28"/>
          <w:szCs w:val="28"/>
        </w:rPr>
      </w:pPr>
      <w:r w:rsidRPr="60E7682D">
        <w:rPr>
          <w:rFonts w:asciiTheme="majorHAnsi" w:hAnsiTheme="majorHAnsi"/>
          <w:sz w:val="28"/>
          <w:szCs w:val="28"/>
        </w:rPr>
        <w:t>The Gold Layer represents the consumption-ready layer of the platform, designed to support reporting, analytics, and operational decision-making.</w:t>
      </w:r>
    </w:p>
    <w:p w:rsidR="7DD89B19" w:rsidP="60E7682D" w:rsidRDefault="7DD89B19" w14:paraId="5B240F2A" w14:textId="248C82CA">
      <w:pPr>
        <w:spacing w:before="240" w:after="240"/>
        <w:rPr>
          <w:rFonts w:asciiTheme="majorHAnsi" w:hAnsiTheme="majorHAnsi"/>
          <w:sz w:val="28"/>
          <w:szCs w:val="28"/>
        </w:rPr>
      </w:pPr>
      <w:r w:rsidRPr="60E7682D">
        <w:rPr>
          <w:rFonts w:asciiTheme="majorHAnsi" w:hAnsiTheme="majorHAnsi"/>
          <w:sz w:val="28"/>
          <w:szCs w:val="28"/>
        </w:rPr>
        <w:t>It provides aggregated, business-aligned datasets derived from curated (ODS) data, ensuring consistency, accuracy, and performance for downstream consumers.</w:t>
      </w:r>
    </w:p>
    <w:p w:rsidR="38AA8DCD" w:rsidP="60E7682D" w:rsidRDefault="38AA8DCD" w14:paraId="5F14293B" w14:textId="7FB8E2A4">
      <w:pPr>
        <w:spacing w:before="240" w:after="240"/>
      </w:pPr>
      <w:r w:rsidRPr="60E7682D">
        <w:rPr>
          <w:rFonts w:asciiTheme="majorHAnsi" w:hAnsiTheme="majorHAnsi" w:eastAsiaTheme="majorEastAsia" w:cstheme="majorBidi"/>
          <w:color w:val="0F4761" w:themeColor="accent1" w:themeShade="BF"/>
          <w:sz w:val="24"/>
          <w:szCs w:val="24"/>
        </w:rPr>
        <w:t>5.2.5.2 Characteristics</w:t>
      </w:r>
    </w:p>
    <w:p w:rsidR="38AA8DCD" w:rsidP="60E7682D" w:rsidRDefault="38AA8DCD" w14:paraId="20245BA5" w14:textId="438071A0">
      <w:pPr>
        <w:pStyle w:val="ListParagraph"/>
        <w:numPr>
          <w:ilvl w:val="0"/>
          <w:numId w:val="5"/>
        </w:numPr>
        <w:spacing w:before="240" w:after="240"/>
        <w:rPr>
          <w:rFonts w:asciiTheme="majorHAnsi" w:hAnsiTheme="majorHAnsi"/>
          <w:sz w:val="28"/>
          <w:szCs w:val="28"/>
        </w:rPr>
      </w:pPr>
      <w:r w:rsidRPr="60E7682D">
        <w:rPr>
          <w:rFonts w:asciiTheme="majorHAnsi" w:hAnsiTheme="majorHAnsi"/>
          <w:sz w:val="28"/>
          <w:szCs w:val="28"/>
        </w:rPr>
        <w:t>Business-oriented data models - Structured around use cases such as cost, utilization, quality, and operations</w:t>
      </w:r>
    </w:p>
    <w:p w:rsidR="38AA8DCD" w:rsidP="60E7682D" w:rsidRDefault="38AA8DCD" w14:paraId="1771834E" w14:textId="51EB7839">
      <w:pPr>
        <w:pStyle w:val="ListParagraph"/>
        <w:numPr>
          <w:ilvl w:val="0"/>
          <w:numId w:val="5"/>
        </w:numPr>
        <w:spacing w:after="0"/>
      </w:pPr>
      <w:r w:rsidRPr="60E7682D">
        <w:rPr>
          <w:rFonts w:asciiTheme="majorHAnsi" w:hAnsiTheme="majorHAnsi"/>
          <w:sz w:val="28"/>
          <w:szCs w:val="28"/>
        </w:rPr>
        <w:t>Pre-aggregated and optimized datasets</w:t>
      </w:r>
      <w:r w:rsidRPr="60E7682D" w:rsidR="39F982C4">
        <w:rPr>
          <w:rFonts w:asciiTheme="majorHAnsi" w:hAnsiTheme="majorHAnsi"/>
          <w:sz w:val="28"/>
          <w:szCs w:val="28"/>
        </w:rPr>
        <w:t xml:space="preserve"> - </w:t>
      </w:r>
      <w:r w:rsidRPr="60E7682D">
        <w:rPr>
          <w:rFonts w:asciiTheme="majorHAnsi" w:hAnsiTheme="majorHAnsi"/>
          <w:sz w:val="28"/>
          <w:szCs w:val="28"/>
        </w:rPr>
        <w:t xml:space="preserve">Designed for efficient querying by BI tools, dashboards, and APIs </w:t>
      </w:r>
    </w:p>
    <w:p w:rsidR="38AA8DCD" w:rsidP="60E7682D" w:rsidRDefault="38AA8DCD" w14:paraId="38FD16F6" w14:textId="4848056B">
      <w:pPr>
        <w:pStyle w:val="ListParagraph"/>
        <w:numPr>
          <w:ilvl w:val="0"/>
          <w:numId w:val="5"/>
        </w:numPr>
        <w:spacing w:after="0"/>
      </w:pPr>
      <w:r w:rsidRPr="60E7682D">
        <w:rPr>
          <w:rFonts w:asciiTheme="majorHAnsi" w:hAnsiTheme="majorHAnsi"/>
          <w:sz w:val="28"/>
          <w:szCs w:val="28"/>
        </w:rPr>
        <w:t>Consistent metric definitions</w:t>
      </w:r>
      <w:r w:rsidRPr="60E7682D" w:rsidR="51A4952B">
        <w:rPr>
          <w:rFonts w:asciiTheme="majorHAnsi" w:hAnsiTheme="majorHAnsi"/>
          <w:sz w:val="28"/>
          <w:szCs w:val="28"/>
        </w:rPr>
        <w:t xml:space="preserve"> - </w:t>
      </w:r>
      <w:r w:rsidRPr="60E7682D">
        <w:rPr>
          <w:rFonts w:asciiTheme="majorHAnsi" w:hAnsiTheme="majorHAnsi"/>
          <w:sz w:val="28"/>
          <w:szCs w:val="28"/>
        </w:rPr>
        <w:t xml:space="preserve">Centralized logic ensures all consumers use the same calculations (e.g., PMPM, utilization rates) </w:t>
      </w:r>
    </w:p>
    <w:p w:rsidR="38AA8DCD" w:rsidP="60E7682D" w:rsidRDefault="38AA8DCD" w14:paraId="7677D4E5" w14:textId="77ECC7E4">
      <w:pPr>
        <w:pStyle w:val="ListParagraph"/>
        <w:numPr>
          <w:ilvl w:val="0"/>
          <w:numId w:val="5"/>
        </w:numPr>
        <w:spacing w:after="0"/>
        <w:rPr>
          <w:rFonts w:asciiTheme="majorHAnsi" w:hAnsiTheme="majorHAnsi"/>
          <w:sz w:val="28"/>
          <w:szCs w:val="28"/>
        </w:rPr>
      </w:pPr>
      <w:r w:rsidRPr="60E7682D">
        <w:rPr>
          <w:rFonts w:asciiTheme="majorHAnsi" w:hAnsiTheme="majorHAnsi"/>
          <w:sz w:val="28"/>
          <w:szCs w:val="28"/>
        </w:rPr>
        <w:t>Read-optimized (denormalized where needed)</w:t>
      </w:r>
      <w:r w:rsidRPr="60E7682D" w:rsidR="6AF4A353">
        <w:rPr>
          <w:rFonts w:asciiTheme="majorHAnsi" w:hAnsiTheme="majorHAnsi"/>
          <w:sz w:val="28"/>
          <w:szCs w:val="28"/>
        </w:rPr>
        <w:t xml:space="preserve"> -</w:t>
      </w:r>
      <w:r w:rsidRPr="60E7682D">
        <w:rPr>
          <w:rFonts w:asciiTheme="majorHAnsi" w:hAnsiTheme="majorHAnsi"/>
          <w:sz w:val="28"/>
          <w:szCs w:val="28"/>
        </w:rPr>
        <w:t xml:space="preserve"> Simplifies consumption for reporting and reduces query complexity </w:t>
      </w:r>
    </w:p>
    <w:p w:rsidR="38AA8DCD" w:rsidP="60E7682D" w:rsidRDefault="38AA8DCD" w14:paraId="4C8666A5" w14:textId="4D52C28A">
      <w:pPr>
        <w:pStyle w:val="ListParagraph"/>
        <w:numPr>
          <w:ilvl w:val="0"/>
          <w:numId w:val="5"/>
        </w:numPr>
        <w:spacing w:after="0"/>
        <w:rPr>
          <w:rFonts w:asciiTheme="majorHAnsi" w:hAnsiTheme="majorHAnsi"/>
          <w:sz w:val="28"/>
          <w:szCs w:val="28"/>
        </w:rPr>
      </w:pPr>
      <w:r w:rsidRPr="60E7682D">
        <w:rPr>
          <w:rFonts w:asciiTheme="majorHAnsi" w:hAnsiTheme="majorHAnsi"/>
          <w:sz w:val="28"/>
          <w:szCs w:val="28"/>
        </w:rPr>
        <w:t>Batch-aligned outputs</w:t>
      </w:r>
      <w:r w:rsidRPr="60E7682D" w:rsidR="766DE4AC">
        <w:rPr>
          <w:rFonts w:asciiTheme="majorHAnsi" w:hAnsiTheme="majorHAnsi"/>
          <w:sz w:val="28"/>
          <w:szCs w:val="28"/>
        </w:rPr>
        <w:t xml:space="preserve"> -</w:t>
      </w:r>
      <w:r w:rsidRPr="60E7682D">
        <w:rPr>
          <w:rFonts w:asciiTheme="majorHAnsi" w:hAnsiTheme="majorHAnsi"/>
          <w:sz w:val="28"/>
          <w:szCs w:val="28"/>
        </w:rPr>
        <w:t xml:space="preserve"> Every dataset is tied to a batch_id, ensuring traceability and reproducibility </w:t>
      </w:r>
    </w:p>
    <w:p w:rsidR="38AA8DCD" w:rsidP="60E7682D" w:rsidRDefault="38AA8DCD" w14:paraId="5E1B00FC" w14:textId="0A9D7E02">
      <w:pPr>
        <w:pStyle w:val="ListParagraph"/>
        <w:numPr>
          <w:ilvl w:val="0"/>
          <w:numId w:val="5"/>
        </w:numPr>
        <w:spacing w:after="0"/>
      </w:pPr>
      <w:r w:rsidRPr="60E7682D">
        <w:rPr>
          <w:rFonts w:asciiTheme="majorHAnsi" w:hAnsiTheme="majorHAnsi"/>
          <w:sz w:val="28"/>
          <w:szCs w:val="28"/>
        </w:rPr>
        <w:t>Supports multiple consumption patterns</w:t>
      </w:r>
      <w:r w:rsidRPr="60E7682D">
        <w:t xml:space="preserve"> </w:t>
      </w:r>
      <w:r w:rsidRPr="60E7682D" w:rsidR="4BEEB85C">
        <w:t xml:space="preserve">- </w:t>
      </w:r>
    </w:p>
    <w:p w:rsidR="38AA8DCD" w:rsidP="60E7682D" w:rsidRDefault="38AA8DCD" w14:paraId="249D56B2" w14:textId="0EF16B39">
      <w:pPr>
        <w:pStyle w:val="ListParagraph"/>
        <w:numPr>
          <w:ilvl w:val="1"/>
          <w:numId w:val="5"/>
        </w:numPr>
        <w:spacing w:after="0"/>
        <w:rPr>
          <w:rFonts w:asciiTheme="majorHAnsi" w:hAnsiTheme="majorHAnsi"/>
          <w:sz w:val="28"/>
          <w:szCs w:val="28"/>
        </w:rPr>
      </w:pPr>
      <w:r w:rsidRPr="60E7682D">
        <w:rPr>
          <w:rFonts w:asciiTheme="majorHAnsi" w:hAnsiTheme="majorHAnsi"/>
          <w:sz w:val="28"/>
          <w:szCs w:val="28"/>
        </w:rPr>
        <w:t xml:space="preserve">Dashboards (Power BI, Tableau) </w:t>
      </w:r>
    </w:p>
    <w:p w:rsidR="38AA8DCD" w:rsidP="60E7682D" w:rsidRDefault="38AA8DCD" w14:paraId="69857DCD" w14:textId="72F59BE6">
      <w:pPr>
        <w:pStyle w:val="ListParagraph"/>
        <w:numPr>
          <w:ilvl w:val="1"/>
          <w:numId w:val="5"/>
        </w:numPr>
        <w:spacing w:after="0"/>
        <w:rPr>
          <w:rFonts w:asciiTheme="majorHAnsi" w:hAnsiTheme="majorHAnsi"/>
          <w:sz w:val="28"/>
          <w:szCs w:val="28"/>
        </w:rPr>
      </w:pPr>
      <w:r w:rsidRPr="60E7682D">
        <w:rPr>
          <w:rFonts w:asciiTheme="majorHAnsi" w:hAnsiTheme="majorHAnsi"/>
          <w:sz w:val="28"/>
          <w:szCs w:val="28"/>
        </w:rPr>
        <w:t xml:space="preserve">Data extracts (files to downstream systems) </w:t>
      </w:r>
    </w:p>
    <w:p w:rsidR="38AA8DCD" w:rsidP="60E7682D" w:rsidRDefault="38AA8DCD" w14:paraId="4BAC110F" w14:textId="12529D4E">
      <w:pPr>
        <w:pStyle w:val="ListParagraph"/>
        <w:numPr>
          <w:ilvl w:val="1"/>
          <w:numId w:val="5"/>
        </w:numPr>
        <w:spacing w:after="0"/>
        <w:rPr>
          <w:rFonts w:asciiTheme="majorHAnsi" w:hAnsiTheme="majorHAnsi"/>
          <w:sz w:val="28"/>
          <w:szCs w:val="28"/>
        </w:rPr>
      </w:pPr>
      <w:r w:rsidRPr="60E7682D">
        <w:rPr>
          <w:rFonts w:asciiTheme="majorHAnsi" w:hAnsiTheme="majorHAnsi"/>
          <w:sz w:val="28"/>
          <w:szCs w:val="28"/>
        </w:rPr>
        <w:t>APIs / data services</w:t>
      </w:r>
    </w:p>
    <w:p w:rsidR="5ABE9147" w:rsidP="60E7682D" w:rsidRDefault="5ABE9147" w14:paraId="0DC71E4E" w14:textId="1F645E12">
      <w:pPr>
        <w:spacing w:before="240" w:after="240"/>
        <w:rPr>
          <w:rFonts w:asciiTheme="majorHAnsi" w:hAnsiTheme="majorHAnsi" w:eastAsiaTheme="majorEastAsia" w:cstheme="majorBidi"/>
          <w:color w:val="0F4761" w:themeColor="accent1" w:themeShade="BF"/>
          <w:sz w:val="24"/>
          <w:szCs w:val="24"/>
        </w:rPr>
      </w:pPr>
      <w:r w:rsidRPr="60E7682D">
        <w:rPr>
          <w:rFonts w:asciiTheme="majorHAnsi" w:hAnsiTheme="majorHAnsi" w:eastAsiaTheme="majorEastAsia" w:cstheme="majorBidi"/>
          <w:color w:val="0F4761" w:themeColor="accent1" w:themeShade="BF"/>
          <w:sz w:val="24"/>
          <w:szCs w:val="24"/>
        </w:rPr>
        <w:t>5.2.5.3 Processing Responsibilities</w:t>
      </w:r>
    </w:p>
    <w:p w:rsidR="5ABE9147" w:rsidP="60E7682D" w:rsidRDefault="5ABE9147" w14:paraId="3258F067" w14:textId="5B99D1C6">
      <w:pPr>
        <w:spacing w:before="240" w:after="240"/>
      </w:pPr>
      <w:r w:rsidRPr="60E7682D">
        <w:rPr>
          <w:rFonts w:ascii="Aptos Display" w:hAnsi="Aptos Display" w:eastAsia="Aptos Display" w:cs="Aptos Display"/>
          <w:sz w:val="28"/>
          <w:szCs w:val="28"/>
        </w:rPr>
        <w:t>The Gold Layer performs:</w:t>
      </w:r>
    </w:p>
    <w:p w:rsidR="5ABE9147" w:rsidP="60E7682D" w:rsidRDefault="5ABE9147" w14:paraId="34280CCA" w14:textId="0E2B5296">
      <w:pPr>
        <w:pStyle w:val="ListParagraph"/>
        <w:numPr>
          <w:ilvl w:val="0"/>
          <w:numId w:val="4"/>
        </w:numPr>
        <w:spacing w:after="0"/>
        <w:rPr>
          <w:rFonts w:ascii="Aptos Display" w:hAnsi="Aptos Display" w:eastAsia="Aptos Display" w:cs="Aptos Display"/>
          <w:sz w:val="28"/>
          <w:szCs w:val="28"/>
        </w:rPr>
      </w:pPr>
      <w:r w:rsidRPr="60E7682D">
        <w:rPr>
          <w:rFonts w:ascii="Aptos Display" w:hAnsi="Aptos Display" w:eastAsia="Aptos Display" w:cs="Aptos Display"/>
          <w:sz w:val="28"/>
          <w:szCs w:val="28"/>
        </w:rPr>
        <w:t xml:space="preserve">Aggregations (e.g., monthly cost, utilization trends) </w:t>
      </w:r>
    </w:p>
    <w:p w:rsidR="5ABE9147" w:rsidP="60E7682D" w:rsidRDefault="5ABE9147" w14:paraId="4213C442" w14:textId="37762B59">
      <w:pPr>
        <w:pStyle w:val="ListParagraph"/>
        <w:numPr>
          <w:ilvl w:val="0"/>
          <w:numId w:val="4"/>
        </w:numPr>
        <w:spacing w:after="0"/>
        <w:rPr>
          <w:rFonts w:ascii="Aptos Display" w:hAnsi="Aptos Display" w:eastAsia="Aptos Display" w:cs="Aptos Display"/>
          <w:sz w:val="28"/>
          <w:szCs w:val="28"/>
        </w:rPr>
      </w:pPr>
      <w:r w:rsidRPr="60E7682D">
        <w:rPr>
          <w:rFonts w:ascii="Aptos Display" w:hAnsi="Aptos Display" w:eastAsia="Aptos Display" w:cs="Aptos Display"/>
          <w:sz w:val="28"/>
          <w:szCs w:val="28"/>
        </w:rPr>
        <w:t xml:space="preserve">Metric calculations (e.g., PMPM, readmission rates) </w:t>
      </w:r>
    </w:p>
    <w:p w:rsidR="5ABE9147" w:rsidP="60E7682D" w:rsidRDefault="5ABE9147" w14:paraId="7B7A9AF6" w14:textId="458BC4BC">
      <w:pPr>
        <w:pStyle w:val="ListParagraph"/>
        <w:numPr>
          <w:ilvl w:val="0"/>
          <w:numId w:val="4"/>
        </w:numPr>
        <w:spacing w:after="0"/>
        <w:rPr>
          <w:rFonts w:ascii="Aptos Display" w:hAnsi="Aptos Display" w:eastAsia="Aptos Display" w:cs="Aptos Display"/>
          <w:sz w:val="28"/>
          <w:szCs w:val="28"/>
        </w:rPr>
      </w:pPr>
      <w:r w:rsidRPr="60E7682D">
        <w:rPr>
          <w:rFonts w:ascii="Aptos Display" w:hAnsi="Aptos Display" w:eastAsia="Aptos Display" w:cs="Aptos Display"/>
          <w:sz w:val="28"/>
          <w:szCs w:val="28"/>
        </w:rPr>
        <w:t xml:space="preserve">Business rule application (e.g., cohort definitions, attribution logic) </w:t>
      </w:r>
    </w:p>
    <w:p w:rsidR="5ABE9147" w:rsidP="60E7682D" w:rsidRDefault="5ABE9147" w14:paraId="6DCCB6E9" w14:textId="37F2CFBF">
      <w:pPr>
        <w:pStyle w:val="ListParagraph"/>
        <w:numPr>
          <w:ilvl w:val="0"/>
          <w:numId w:val="4"/>
        </w:numPr>
        <w:spacing w:after="0"/>
        <w:rPr>
          <w:rFonts w:ascii="Aptos Display" w:hAnsi="Aptos Display" w:eastAsia="Aptos Display" w:cs="Aptos Display"/>
          <w:sz w:val="28"/>
          <w:szCs w:val="28"/>
        </w:rPr>
      </w:pPr>
      <w:r w:rsidRPr="60E7682D">
        <w:rPr>
          <w:rFonts w:ascii="Aptos Display" w:hAnsi="Aptos Display" w:eastAsia="Aptos Display" w:cs="Aptos Display"/>
          <w:sz w:val="28"/>
          <w:szCs w:val="28"/>
        </w:rPr>
        <w:t xml:space="preserve">Time-windowing (e.g., rolling 30-day, monthly snapshots) </w:t>
      </w:r>
    </w:p>
    <w:p w:rsidR="5ABE9147" w:rsidP="60E7682D" w:rsidRDefault="5ABE9147" w14:paraId="2716FF58" w14:textId="7340F1F8">
      <w:pPr>
        <w:pStyle w:val="ListParagraph"/>
        <w:numPr>
          <w:ilvl w:val="0"/>
          <w:numId w:val="4"/>
        </w:numPr>
        <w:spacing w:after="0"/>
        <w:rPr>
          <w:rFonts w:ascii="Aptos Display" w:hAnsi="Aptos Display" w:eastAsia="Aptos Display" w:cs="Aptos Display"/>
          <w:sz w:val="28"/>
          <w:szCs w:val="28"/>
        </w:rPr>
      </w:pPr>
      <w:r w:rsidRPr="60E7682D">
        <w:rPr>
          <w:rFonts w:ascii="Aptos Display" w:hAnsi="Aptos Display" w:eastAsia="Aptos Display" w:cs="Aptos Display"/>
          <w:sz w:val="28"/>
          <w:szCs w:val="28"/>
        </w:rPr>
        <w:t>Dimensional modelling for analytics</w:t>
      </w:r>
    </w:p>
    <w:p w:rsidR="60E7682D" w:rsidP="60E7682D" w:rsidRDefault="60E7682D" w14:paraId="373E436D" w14:textId="07E53404">
      <w:pPr>
        <w:rPr>
          <w:rFonts w:asciiTheme="majorHAnsi" w:hAnsiTheme="majorHAnsi"/>
          <w:sz w:val="28"/>
          <w:szCs w:val="28"/>
        </w:rPr>
      </w:pPr>
    </w:p>
    <w:p w:rsidR="00B36056" w:rsidP="00B36056" w:rsidRDefault="00B36056" w14:paraId="6C7154F2" w14:textId="77777777">
      <w:pPr>
        <w:rPr>
          <w:rFonts w:asciiTheme="majorHAnsi" w:hAnsiTheme="majorHAnsi"/>
          <w:sz w:val="28"/>
          <w:szCs w:val="28"/>
        </w:rPr>
      </w:pPr>
      <w:r w:rsidRPr="00B36056">
        <w:rPr>
          <w:rFonts w:asciiTheme="majorHAnsi" w:hAnsiTheme="majorHAnsi"/>
          <w:sz w:val="28"/>
          <w:szCs w:val="28"/>
        </w:rPr>
        <w:t>Example datasets:</w:t>
      </w:r>
    </w:p>
    <w:p w:rsidRPr="00B36056" w:rsidR="00B36056" w:rsidP="00DE4F5D" w:rsidRDefault="00B36056" w14:paraId="6FFACD78" w14:textId="77777777">
      <w:pPr>
        <w:pStyle w:val="ListParagraph"/>
        <w:numPr>
          <w:ilvl w:val="0"/>
          <w:numId w:val="35"/>
        </w:numPr>
        <w:rPr>
          <w:rFonts w:asciiTheme="majorHAnsi" w:hAnsiTheme="majorHAnsi"/>
          <w:sz w:val="28"/>
          <w:szCs w:val="28"/>
        </w:rPr>
      </w:pPr>
      <w:proofErr w:type="spellStart"/>
      <w:r w:rsidRPr="00B36056">
        <w:rPr>
          <w:rFonts w:asciiTheme="majorHAnsi" w:hAnsiTheme="majorHAnsi"/>
          <w:sz w:val="28"/>
          <w:szCs w:val="28"/>
        </w:rPr>
        <w:t>gold_cost_pmpm</w:t>
      </w:r>
      <w:proofErr w:type="spellEnd"/>
    </w:p>
    <w:p w:rsidRPr="00B36056" w:rsidR="00B36056" w:rsidP="00DE4F5D" w:rsidRDefault="00B36056" w14:paraId="03A979AC" w14:textId="77777777">
      <w:pPr>
        <w:pStyle w:val="ListParagraph"/>
        <w:numPr>
          <w:ilvl w:val="0"/>
          <w:numId w:val="35"/>
        </w:numPr>
        <w:rPr>
          <w:rFonts w:asciiTheme="majorHAnsi" w:hAnsiTheme="majorHAnsi"/>
          <w:sz w:val="28"/>
          <w:szCs w:val="28"/>
        </w:rPr>
      </w:pPr>
      <w:proofErr w:type="spellStart"/>
      <w:r w:rsidRPr="00B36056">
        <w:rPr>
          <w:rFonts w:asciiTheme="majorHAnsi" w:hAnsiTheme="majorHAnsi"/>
          <w:sz w:val="28"/>
          <w:szCs w:val="28"/>
        </w:rPr>
        <w:t>gold_provider_performance</w:t>
      </w:r>
      <w:proofErr w:type="spellEnd"/>
    </w:p>
    <w:p w:rsidRPr="00B36056" w:rsidR="00B36056" w:rsidP="00DE4F5D" w:rsidRDefault="00B36056" w14:paraId="17AD5F61" w14:textId="77777777">
      <w:pPr>
        <w:pStyle w:val="ListParagraph"/>
        <w:numPr>
          <w:ilvl w:val="0"/>
          <w:numId w:val="35"/>
        </w:numPr>
        <w:rPr>
          <w:rFonts w:asciiTheme="majorHAnsi" w:hAnsiTheme="majorHAnsi"/>
          <w:sz w:val="28"/>
          <w:szCs w:val="28"/>
        </w:rPr>
      </w:pPr>
      <w:proofErr w:type="spellStart"/>
      <w:r w:rsidRPr="00B36056">
        <w:rPr>
          <w:rFonts w:asciiTheme="majorHAnsi" w:hAnsiTheme="majorHAnsi"/>
          <w:sz w:val="28"/>
          <w:szCs w:val="28"/>
        </w:rPr>
        <w:t>gold_quality_measures</w:t>
      </w:r>
      <w:proofErr w:type="spellEnd"/>
    </w:p>
    <w:p w:rsidRPr="00B36056" w:rsidR="00B36056" w:rsidP="00DE4F5D" w:rsidRDefault="00B36056" w14:paraId="7130BFF0" w14:textId="77777777">
      <w:pPr>
        <w:pStyle w:val="ListParagraph"/>
        <w:numPr>
          <w:ilvl w:val="0"/>
          <w:numId w:val="35"/>
        </w:numPr>
        <w:rPr>
          <w:rFonts w:asciiTheme="majorHAnsi" w:hAnsiTheme="majorHAnsi"/>
          <w:sz w:val="28"/>
          <w:szCs w:val="28"/>
        </w:rPr>
      </w:pPr>
      <w:proofErr w:type="spellStart"/>
      <w:r w:rsidRPr="00B36056">
        <w:rPr>
          <w:rFonts w:asciiTheme="majorHAnsi" w:hAnsiTheme="majorHAnsi"/>
          <w:sz w:val="28"/>
          <w:szCs w:val="28"/>
        </w:rPr>
        <w:t>gold_member_utilization</w:t>
      </w:r>
      <w:proofErr w:type="spellEnd"/>
    </w:p>
    <w:p w:rsidR="00B36056" w:rsidP="00DE4F5D" w:rsidRDefault="00B36056" w14:paraId="4C24910D" w14:textId="764040C3">
      <w:pPr>
        <w:pStyle w:val="ListParagraph"/>
        <w:numPr>
          <w:ilvl w:val="0"/>
          <w:numId w:val="35"/>
        </w:numPr>
        <w:rPr>
          <w:rFonts w:asciiTheme="majorHAnsi" w:hAnsiTheme="majorHAnsi"/>
          <w:sz w:val="28"/>
          <w:szCs w:val="28"/>
        </w:rPr>
      </w:pPr>
      <w:r w:rsidRPr="60E7682D">
        <w:rPr>
          <w:rFonts w:asciiTheme="majorHAnsi" w:hAnsiTheme="majorHAnsi"/>
          <w:sz w:val="28"/>
          <w:szCs w:val="28"/>
        </w:rPr>
        <w:t>gold_population_health</w:t>
      </w:r>
    </w:p>
    <w:p w:rsidR="4347FB51" w:rsidP="60E7682D" w:rsidRDefault="4347FB51" w14:paraId="04E460C3" w14:textId="2FCBF83C">
      <w:pPr>
        <w:rPr>
          <w:rFonts w:ascii="Aptos Display" w:hAnsi="Aptos Display" w:eastAsia="Aptos Display" w:cs="Aptos Display"/>
          <w:sz w:val="28"/>
          <w:szCs w:val="28"/>
        </w:rPr>
      </w:pPr>
      <w:r w:rsidRPr="60E7682D">
        <w:rPr>
          <w:rFonts w:asciiTheme="majorHAnsi" w:hAnsiTheme="majorHAnsi" w:eastAsiaTheme="majorEastAsia" w:cstheme="majorBidi"/>
          <w:color w:val="0F4761" w:themeColor="accent1" w:themeShade="BF"/>
          <w:sz w:val="24"/>
          <w:szCs w:val="24"/>
        </w:rPr>
        <w:t>5.2.5.</w:t>
      </w:r>
      <w:r w:rsidRPr="60E7682D" w:rsidR="10C3D699">
        <w:rPr>
          <w:rFonts w:asciiTheme="majorHAnsi" w:hAnsiTheme="majorHAnsi" w:eastAsiaTheme="majorEastAsia" w:cstheme="majorBidi"/>
          <w:color w:val="0F4761" w:themeColor="accent1" w:themeShade="BF"/>
          <w:sz w:val="24"/>
          <w:szCs w:val="24"/>
        </w:rPr>
        <w:t>4 Traceability &amp; Governance</w:t>
      </w:r>
    </w:p>
    <w:p w:rsidR="10C3D699" w:rsidP="00DE4F5D" w:rsidRDefault="10C3D699" w14:paraId="33A52212" w14:textId="08F4DCB5">
      <w:pPr>
        <w:pStyle w:val="ListParagraph"/>
        <w:numPr>
          <w:ilvl w:val="0"/>
          <w:numId w:val="28"/>
        </w:numPr>
        <w:spacing w:after="0"/>
        <w:rPr>
          <w:rFonts w:ascii="Aptos Display" w:hAnsi="Aptos Display" w:eastAsia="Aptos Display" w:cs="Aptos Display"/>
          <w:sz w:val="28"/>
          <w:szCs w:val="28"/>
        </w:rPr>
      </w:pPr>
      <w:r w:rsidRPr="60E7682D">
        <w:rPr>
          <w:sz w:val="28"/>
          <w:szCs w:val="28"/>
        </w:rPr>
        <w:t xml:space="preserve">All Gold datasets are derived from Silver Curated (ODS) layer </w:t>
      </w:r>
    </w:p>
    <w:p w:rsidR="10C3D699" w:rsidP="00DE4F5D" w:rsidRDefault="10C3D699" w14:paraId="4F6519A2" w14:textId="2F9D17AC">
      <w:pPr>
        <w:pStyle w:val="ListParagraph"/>
        <w:numPr>
          <w:ilvl w:val="0"/>
          <w:numId w:val="28"/>
        </w:numPr>
        <w:spacing w:after="0"/>
        <w:rPr>
          <w:rFonts w:ascii="Aptos Display" w:hAnsi="Aptos Display" w:eastAsia="Aptos Display" w:cs="Aptos Display"/>
          <w:sz w:val="28"/>
          <w:szCs w:val="28"/>
        </w:rPr>
      </w:pPr>
      <w:r w:rsidRPr="60E7682D">
        <w:rPr>
          <w:sz w:val="28"/>
          <w:szCs w:val="28"/>
        </w:rPr>
        <w:t xml:space="preserve">Each record is associated with: </w:t>
      </w:r>
    </w:p>
    <w:p w:rsidR="10C3D699" w:rsidP="00DE4F5D" w:rsidRDefault="10C3D699" w14:paraId="4CDB8005" w14:textId="30BF1A53">
      <w:pPr>
        <w:pStyle w:val="ListParagraph"/>
        <w:numPr>
          <w:ilvl w:val="1"/>
          <w:numId w:val="28"/>
        </w:numPr>
        <w:spacing w:after="0"/>
        <w:rPr>
          <w:rFonts w:ascii="Aptos Display" w:hAnsi="Aptos Display" w:eastAsia="Aptos Display" w:cs="Aptos Display"/>
          <w:sz w:val="28"/>
          <w:szCs w:val="28"/>
        </w:rPr>
      </w:pPr>
      <w:r w:rsidRPr="60E7682D">
        <w:rPr>
          <w:sz w:val="28"/>
          <w:szCs w:val="28"/>
        </w:rPr>
        <w:t xml:space="preserve">batch_id </w:t>
      </w:r>
    </w:p>
    <w:p w:rsidR="10C3D699" w:rsidP="00DE4F5D" w:rsidRDefault="10C3D699" w14:paraId="3182390C" w14:textId="35927E71">
      <w:pPr>
        <w:pStyle w:val="ListParagraph"/>
        <w:numPr>
          <w:ilvl w:val="1"/>
          <w:numId w:val="28"/>
        </w:numPr>
        <w:spacing w:after="0"/>
        <w:rPr>
          <w:rFonts w:ascii="Aptos Display" w:hAnsi="Aptos Display" w:eastAsia="Aptos Display" w:cs="Aptos Display"/>
          <w:sz w:val="28"/>
          <w:szCs w:val="28"/>
        </w:rPr>
      </w:pPr>
      <w:r w:rsidRPr="60E7682D">
        <w:rPr>
          <w:sz w:val="28"/>
          <w:szCs w:val="28"/>
        </w:rPr>
        <w:t xml:space="preserve">processing_timestamp </w:t>
      </w:r>
    </w:p>
    <w:p w:rsidR="10C3D699" w:rsidP="00DE4F5D" w:rsidRDefault="10C3D699" w14:paraId="28B6D258" w14:textId="40E1BBF6">
      <w:pPr>
        <w:pStyle w:val="ListParagraph"/>
        <w:numPr>
          <w:ilvl w:val="0"/>
          <w:numId w:val="28"/>
        </w:numPr>
        <w:spacing w:after="0"/>
        <w:rPr>
          <w:rFonts w:ascii="Aptos Display" w:hAnsi="Aptos Display" w:eastAsia="Aptos Display" w:cs="Aptos Display"/>
          <w:sz w:val="28"/>
          <w:szCs w:val="28"/>
        </w:rPr>
      </w:pPr>
      <w:r w:rsidRPr="60E7682D">
        <w:rPr>
          <w:sz w:val="28"/>
          <w:szCs w:val="28"/>
        </w:rPr>
        <w:t>Full lineage available via control tables (batch_control, reconciliation, etc.)</w:t>
      </w:r>
    </w:p>
    <w:p w:rsidR="60E7682D" w:rsidP="60E7682D" w:rsidRDefault="60E7682D" w14:paraId="42D070A1" w14:textId="70A2BDD0">
      <w:pPr>
        <w:pStyle w:val="ListParagraph"/>
        <w:spacing w:after="0"/>
        <w:rPr>
          <w:rFonts w:ascii="Aptos Display" w:hAnsi="Aptos Display" w:eastAsia="Aptos Display" w:cs="Aptos Display"/>
          <w:sz w:val="28"/>
          <w:szCs w:val="28"/>
        </w:rPr>
      </w:pPr>
    </w:p>
    <w:p w:rsidR="047653EC" w:rsidP="60E7682D" w:rsidRDefault="047653EC" w14:paraId="7EEDEDC9" w14:textId="31EA22FF">
      <w:pPr>
        <w:spacing w:after="0"/>
        <w:rPr>
          <w:rFonts w:asciiTheme="majorHAnsi" w:hAnsiTheme="majorHAnsi" w:eastAsiaTheme="majorEastAsia" w:cstheme="majorBidi"/>
          <w:color w:val="0F4761" w:themeColor="accent1" w:themeShade="BF"/>
          <w:sz w:val="24"/>
          <w:szCs w:val="24"/>
        </w:rPr>
      </w:pPr>
      <w:r w:rsidRPr="60E7682D">
        <w:rPr>
          <w:rFonts w:asciiTheme="majorHAnsi" w:hAnsiTheme="majorHAnsi" w:eastAsiaTheme="majorEastAsia" w:cstheme="majorBidi"/>
          <w:color w:val="0F4761" w:themeColor="accent1" w:themeShade="BF"/>
          <w:sz w:val="24"/>
          <w:szCs w:val="24"/>
        </w:rPr>
        <w:t>5.2.5.5 Design Principles</w:t>
      </w:r>
    </w:p>
    <w:p w:rsidR="047653EC" w:rsidP="00DE4F5D" w:rsidRDefault="047653EC" w14:paraId="748DA119" w14:textId="0907E18A">
      <w:pPr>
        <w:pStyle w:val="ListParagraph"/>
        <w:numPr>
          <w:ilvl w:val="0"/>
          <w:numId w:val="28"/>
        </w:numPr>
        <w:spacing w:after="0"/>
        <w:rPr>
          <w:sz w:val="28"/>
          <w:szCs w:val="28"/>
        </w:rPr>
      </w:pPr>
      <w:r w:rsidRPr="60E7682D">
        <w:rPr>
          <w:sz w:val="28"/>
          <w:szCs w:val="28"/>
        </w:rPr>
        <w:t xml:space="preserve">Avoid re-computation of business logic in downstream tools </w:t>
      </w:r>
    </w:p>
    <w:p w:rsidR="047653EC" w:rsidP="00DE4F5D" w:rsidRDefault="047653EC" w14:paraId="3B213590" w14:textId="072F1717">
      <w:pPr>
        <w:pStyle w:val="ListParagraph"/>
        <w:numPr>
          <w:ilvl w:val="0"/>
          <w:numId w:val="28"/>
        </w:numPr>
        <w:spacing w:after="0"/>
        <w:rPr>
          <w:sz w:val="28"/>
          <w:szCs w:val="28"/>
        </w:rPr>
      </w:pPr>
      <w:r w:rsidRPr="60E7682D">
        <w:rPr>
          <w:sz w:val="28"/>
          <w:szCs w:val="28"/>
        </w:rPr>
        <w:t xml:space="preserve">Ensure single source of truth for metrics </w:t>
      </w:r>
    </w:p>
    <w:p w:rsidR="047653EC" w:rsidP="00DE4F5D" w:rsidRDefault="047653EC" w14:paraId="54A8C2C0" w14:textId="20D5BBD8">
      <w:pPr>
        <w:pStyle w:val="ListParagraph"/>
        <w:numPr>
          <w:ilvl w:val="0"/>
          <w:numId w:val="28"/>
        </w:numPr>
        <w:spacing w:after="0"/>
        <w:rPr>
          <w:sz w:val="28"/>
          <w:szCs w:val="28"/>
        </w:rPr>
      </w:pPr>
      <w:r w:rsidRPr="60E7682D">
        <w:rPr>
          <w:sz w:val="28"/>
          <w:szCs w:val="28"/>
        </w:rPr>
        <w:t xml:space="preserve">Maintain clear separation from transformation layers (Silver) </w:t>
      </w:r>
    </w:p>
    <w:p w:rsidR="047653EC" w:rsidP="00DE4F5D" w:rsidRDefault="047653EC" w14:paraId="14A84AF3" w14:textId="59A10393">
      <w:pPr>
        <w:pStyle w:val="ListParagraph"/>
        <w:numPr>
          <w:ilvl w:val="0"/>
          <w:numId w:val="28"/>
        </w:numPr>
        <w:spacing w:after="0"/>
        <w:rPr>
          <w:sz w:val="28"/>
          <w:szCs w:val="28"/>
        </w:rPr>
      </w:pPr>
      <w:r w:rsidRPr="60E7682D">
        <w:rPr>
          <w:sz w:val="28"/>
          <w:szCs w:val="28"/>
        </w:rPr>
        <w:t>Optimize for performance and usability</w:t>
      </w:r>
    </w:p>
    <w:p w:rsidR="60E7682D" w:rsidP="60E7682D" w:rsidRDefault="60E7682D" w14:paraId="7487A578" w14:textId="4741BE6D">
      <w:pPr>
        <w:rPr>
          <w:rFonts w:asciiTheme="majorHAnsi" w:hAnsiTheme="majorHAnsi" w:eastAsiaTheme="majorEastAsia" w:cstheme="majorBidi"/>
          <w:color w:val="0F4761" w:themeColor="accent1" w:themeShade="BF"/>
          <w:sz w:val="28"/>
          <w:szCs w:val="28"/>
        </w:rPr>
      </w:pPr>
    </w:p>
    <w:p w:rsidR="70F7F729" w:rsidP="60E7682D" w:rsidRDefault="70F7F729" w14:paraId="68E6E0F2" w14:textId="5630C1F0">
      <w:r w:rsidRPr="60E7682D">
        <w:rPr>
          <w:rFonts w:asciiTheme="majorHAnsi" w:hAnsiTheme="majorHAnsi" w:eastAsiaTheme="majorEastAsia" w:cstheme="majorBidi"/>
          <w:color w:val="0F4761" w:themeColor="accent1" w:themeShade="BF"/>
          <w:sz w:val="28"/>
          <w:szCs w:val="28"/>
        </w:rPr>
        <w:t>5.2.</w:t>
      </w:r>
      <w:r w:rsidRPr="60E7682D" w:rsidR="594D0C66">
        <w:rPr>
          <w:rFonts w:asciiTheme="majorHAnsi" w:hAnsiTheme="majorHAnsi" w:eastAsiaTheme="majorEastAsia" w:cstheme="majorBidi"/>
          <w:color w:val="0F4761" w:themeColor="accent1" w:themeShade="BF"/>
          <w:sz w:val="28"/>
          <w:szCs w:val="28"/>
        </w:rPr>
        <w:t>6</w:t>
      </w:r>
      <w:r w:rsidRPr="60E7682D">
        <w:rPr>
          <w:rFonts w:asciiTheme="majorHAnsi" w:hAnsiTheme="majorHAnsi" w:eastAsiaTheme="majorEastAsia" w:cstheme="majorBidi"/>
          <w:color w:val="0F4761" w:themeColor="accent1" w:themeShade="BF"/>
          <w:sz w:val="28"/>
          <w:szCs w:val="28"/>
        </w:rPr>
        <w:t xml:space="preserve"> Control Gates Across Layers</w:t>
      </w:r>
    </w:p>
    <w:p w:rsidR="24B6A501" w:rsidP="60E7682D" w:rsidRDefault="24B6A501" w14:paraId="26971E62" w14:textId="3B3ED69A">
      <w:r w:rsidRPr="60E7682D">
        <w:rPr>
          <w:rFonts w:ascii="Aptos Display" w:hAnsi="Aptos Display" w:eastAsia="Aptos Display" w:cs="Aptos Display"/>
          <w:sz w:val="28"/>
          <w:szCs w:val="28"/>
        </w:rPr>
        <w:t>Data does not advance to the next layer unless all control checks for the current stage are successfully completed.</w:t>
      </w:r>
    </w:p>
    <w:tbl>
      <w:tblPr>
        <w:tblStyle w:val="TableGrid"/>
        <w:tblW w:w="0" w:type="auto"/>
        <w:tblLook w:val="06A0" w:firstRow="1" w:lastRow="0" w:firstColumn="1" w:lastColumn="0" w:noHBand="1" w:noVBand="1"/>
      </w:tblPr>
      <w:tblGrid>
        <w:gridCol w:w="2254"/>
        <w:gridCol w:w="2254"/>
        <w:gridCol w:w="2254"/>
        <w:gridCol w:w="2254"/>
      </w:tblGrid>
      <w:tr w:rsidR="60E7682D" w:rsidTr="60E7682D" w14:paraId="42B4DA3A" w14:textId="77777777">
        <w:trPr>
          <w:trHeight w:val="300"/>
        </w:trPr>
        <w:tc>
          <w:tcPr>
            <w:tcW w:w="9016" w:type="dxa"/>
            <w:gridSpan w:val="4"/>
          </w:tcPr>
          <w:p w:rsidR="24B6A501" w:rsidP="60E7682D" w:rsidRDefault="24B6A501" w14:paraId="1B501B21" w14:textId="3D9BB9CF">
            <w:pPr>
              <w:rPr>
                <w:rFonts w:ascii="Aptos Display" w:hAnsi="Aptos Display" w:eastAsia="Aptos Display" w:cs="Aptos Display"/>
                <w:b/>
                <w:bCs/>
                <w:sz w:val="28"/>
                <w:szCs w:val="28"/>
              </w:rPr>
            </w:pPr>
            <w:r w:rsidRPr="60E7682D">
              <w:rPr>
                <w:rFonts w:ascii="Aptos Display" w:hAnsi="Aptos Display" w:eastAsia="Aptos Display" w:cs="Aptos Display"/>
                <w:b/>
                <w:bCs/>
                <w:sz w:val="28"/>
                <w:szCs w:val="28"/>
              </w:rPr>
              <w:t>Layer Transition Controls</w:t>
            </w:r>
          </w:p>
        </w:tc>
      </w:tr>
      <w:tr w:rsidR="60E7682D" w:rsidTr="60E7682D" w14:paraId="0EC71959" w14:textId="77777777">
        <w:trPr>
          <w:trHeight w:val="300"/>
        </w:trPr>
        <w:tc>
          <w:tcPr>
            <w:tcW w:w="2254" w:type="dxa"/>
          </w:tcPr>
          <w:p w:rsidR="24B6A501" w:rsidP="60E7682D" w:rsidRDefault="24B6A501" w14:paraId="74019406" w14:textId="303388D4">
            <w:pPr>
              <w:rPr>
                <w:rFonts w:ascii="Aptos Display" w:hAnsi="Aptos Display" w:eastAsia="Aptos Display" w:cs="Aptos Display"/>
                <w:b/>
                <w:bCs/>
                <w:sz w:val="28"/>
                <w:szCs w:val="28"/>
              </w:rPr>
            </w:pPr>
            <w:r w:rsidRPr="60E7682D">
              <w:rPr>
                <w:b/>
                <w:bCs/>
                <w:sz w:val="28"/>
                <w:szCs w:val="28"/>
              </w:rPr>
              <w:t>Landing → Bronze</w:t>
            </w:r>
            <w:r w:rsidRPr="60E7682D" w:rsidR="27E4360C">
              <w:rPr>
                <w:b/>
                <w:bCs/>
                <w:sz w:val="28"/>
                <w:szCs w:val="28"/>
              </w:rPr>
              <w:t xml:space="preserve"> (Structural Gate)</w:t>
            </w:r>
          </w:p>
        </w:tc>
        <w:tc>
          <w:tcPr>
            <w:tcW w:w="2254" w:type="dxa"/>
          </w:tcPr>
          <w:p w:rsidR="24B6A501" w:rsidP="60E7682D" w:rsidRDefault="24B6A501" w14:paraId="7C7D3126" w14:textId="4065B35A">
            <w:pPr>
              <w:rPr>
                <w:rFonts w:ascii="Aptos Display" w:hAnsi="Aptos Display" w:eastAsia="Aptos Display" w:cs="Aptos Display"/>
                <w:b/>
                <w:bCs/>
                <w:sz w:val="28"/>
                <w:szCs w:val="28"/>
              </w:rPr>
            </w:pPr>
            <w:r w:rsidRPr="60E7682D">
              <w:rPr>
                <w:b/>
                <w:bCs/>
                <w:sz w:val="28"/>
                <w:szCs w:val="28"/>
              </w:rPr>
              <w:t>Bronze → Silver Raw</w:t>
            </w:r>
          </w:p>
          <w:p w:rsidR="7D5FBA62" w:rsidP="60E7682D" w:rsidRDefault="7D5FBA62" w14:paraId="3F9F3503" w14:textId="49C38A0D">
            <w:pPr>
              <w:rPr>
                <w:b/>
                <w:bCs/>
                <w:sz w:val="28"/>
                <w:szCs w:val="28"/>
              </w:rPr>
            </w:pPr>
            <w:r w:rsidRPr="60E7682D">
              <w:rPr>
                <w:b/>
                <w:bCs/>
                <w:sz w:val="28"/>
                <w:szCs w:val="28"/>
              </w:rPr>
              <w:t>(Schema &amp; DQ)</w:t>
            </w:r>
          </w:p>
        </w:tc>
        <w:tc>
          <w:tcPr>
            <w:tcW w:w="2254" w:type="dxa"/>
          </w:tcPr>
          <w:p w:rsidR="24B6A501" w:rsidP="60E7682D" w:rsidRDefault="24B6A501" w14:paraId="4C1300A8" w14:textId="6B1F8EC4">
            <w:pPr>
              <w:rPr>
                <w:rFonts w:ascii="Aptos Display" w:hAnsi="Aptos Display" w:eastAsia="Aptos Display" w:cs="Aptos Display"/>
                <w:b/>
                <w:bCs/>
                <w:sz w:val="28"/>
                <w:szCs w:val="28"/>
              </w:rPr>
            </w:pPr>
            <w:r w:rsidRPr="60E7682D">
              <w:rPr>
                <w:b/>
                <w:bCs/>
                <w:sz w:val="28"/>
                <w:szCs w:val="28"/>
              </w:rPr>
              <w:t>Silver Raw → Silver Curated</w:t>
            </w:r>
          </w:p>
          <w:p w:rsidR="299ECD94" w:rsidP="60E7682D" w:rsidRDefault="299ECD94" w14:paraId="08012889" w14:textId="26A2DBB4">
            <w:pPr>
              <w:rPr>
                <w:b/>
                <w:bCs/>
                <w:sz w:val="28"/>
                <w:szCs w:val="28"/>
              </w:rPr>
            </w:pPr>
            <w:r w:rsidRPr="60E7682D">
              <w:rPr>
                <w:b/>
                <w:bCs/>
                <w:sz w:val="28"/>
                <w:szCs w:val="28"/>
              </w:rPr>
              <w:t>(Completeness)</w:t>
            </w:r>
          </w:p>
        </w:tc>
        <w:tc>
          <w:tcPr>
            <w:tcW w:w="2254" w:type="dxa"/>
          </w:tcPr>
          <w:p w:rsidR="24B6A501" w:rsidP="60E7682D" w:rsidRDefault="24B6A501" w14:paraId="182B2E91" w14:textId="6206F94B">
            <w:pPr>
              <w:rPr>
                <w:rFonts w:ascii="Aptos Display" w:hAnsi="Aptos Display" w:eastAsia="Aptos Display" w:cs="Aptos Display"/>
                <w:b/>
                <w:bCs/>
                <w:sz w:val="28"/>
                <w:szCs w:val="28"/>
              </w:rPr>
            </w:pPr>
            <w:r w:rsidRPr="60E7682D">
              <w:rPr>
                <w:b/>
                <w:bCs/>
                <w:sz w:val="28"/>
                <w:szCs w:val="28"/>
              </w:rPr>
              <w:t>Silver Curated → Gold</w:t>
            </w:r>
          </w:p>
          <w:p w:rsidR="23B4A728" w:rsidP="60E7682D" w:rsidRDefault="23B4A728" w14:paraId="761AAF84" w14:textId="7A391772">
            <w:pPr>
              <w:rPr>
                <w:b/>
                <w:bCs/>
                <w:sz w:val="28"/>
                <w:szCs w:val="28"/>
              </w:rPr>
            </w:pPr>
            <w:r w:rsidRPr="60E7682D">
              <w:rPr>
                <w:b/>
                <w:bCs/>
                <w:sz w:val="28"/>
                <w:szCs w:val="28"/>
              </w:rPr>
              <w:t>(SLA)</w:t>
            </w:r>
          </w:p>
        </w:tc>
      </w:tr>
      <w:tr w:rsidR="60E7682D" w:rsidTr="60E7682D" w14:paraId="2DC658DD" w14:textId="77777777">
        <w:trPr>
          <w:trHeight w:val="300"/>
        </w:trPr>
        <w:tc>
          <w:tcPr>
            <w:tcW w:w="2254" w:type="dxa"/>
          </w:tcPr>
          <w:p w:rsidR="7A87E1E6" w:rsidRDefault="7A87E1E6" w14:paraId="76E33FD4" w14:textId="617056BD">
            <w:r w:rsidRPr="60E7682D">
              <w:rPr>
                <w:rFonts w:ascii="Aptos Display" w:hAnsi="Aptos Display" w:eastAsia="Aptos Display" w:cs="Aptos Display"/>
                <w:sz w:val="28"/>
                <w:szCs w:val="28"/>
              </w:rPr>
              <w:t>- File validation</w:t>
            </w:r>
          </w:p>
          <w:p w:rsidR="7A87E1E6" w:rsidRDefault="7A87E1E6" w14:paraId="04CE0E64" w14:textId="51E39E5A">
            <w:r w:rsidRPr="60E7682D">
              <w:rPr>
                <w:rFonts w:ascii="Aptos Display" w:hAnsi="Aptos Display" w:eastAsia="Aptos Display" w:cs="Aptos Display"/>
                <w:sz w:val="28"/>
                <w:szCs w:val="28"/>
              </w:rPr>
              <w:t>- Arrival SLA validation</w:t>
            </w:r>
          </w:p>
          <w:p w:rsidR="7A87E1E6" w:rsidRDefault="7A87E1E6" w14:paraId="6C426099" w14:textId="0ED6438A">
            <w:r w:rsidRPr="60E7682D">
              <w:rPr>
                <w:rFonts w:ascii="Aptos Display" w:hAnsi="Aptos Display" w:eastAsia="Aptos Display" w:cs="Aptos Display"/>
                <w:sz w:val="28"/>
                <w:szCs w:val="28"/>
              </w:rPr>
              <w:t>- Idempotency check</w:t>
            </w:r>
          </w:p>
          <w:p w:rsidR="7A87E1E6" w:rsidP="60E7682D" w:rsidRDefault="7A87E1E6" w14:paraId="76A3B772" w14:textId="747B5CA0">
            <w:r w:rsidRPr="60E7682D">
              <w:rPr>
                <w:rFonts w:ascii="Aptos Display" w:hAnsi="Aptos Display" w:eastAsia="Aptos Display" w:cs="Aptos Display"/>
                <w:sz w:val="28"/>
                <w:szCs w:val="28"/>
              </w:rPr>
              <w:t xml:space="preserve">- Schema drift </w:t>
            </w:r>
            <w:r w:rsidRPr="60E7682D" w:rsidR="45732C4A">
              <w:rPr>
                <w:rFonts w:ascii="Aptos Display" w:hAnsi="Aptos Display" w:eastAsia="Aptos Display" w:cs="Aptos Display"/>
                <w:sz w:val="28"/>
                <w:szCs w:val="28"/>
              </w:rPr>
              <w:t>Logging</w:t>
            </w:r>
          </w:p>
        </w:tc>
        <w:tc>
          <w:tcPr>
            <w:tcW w:w="2254" w:type="dxa"/>
          </w:tcPr>
          <w:p w:rsidR="45732C4A" w:rsidP="60E7682D" w:rsidRDefault="45732C4A" w14:paraId="24EB94CE" w14:textId="6C4B90A5">
            <w:pPr>
              <w:rPr>
                <w:rFonts w:ascii="Aptos Display" w:hAnsi="Aptos Display" w:eastAsia="Aptos Display" w:cs="Aptos Display"/>
                <w:sz w:val="28"/>
                <w:szCs w:val="28"/>
              </w:rPr>
            </w:pPr>
            <w:r w:rsidRPr="60E7682D">
              <w:rPr>
                <w:rFonts w:ascii="Aptos Display" w:hAnsi="Aptos Display" w:eastAsia="Aptos Display" w:cs="Aptos Display"/>
                <w:sz w:val="28"/>
                <w:szCs w:val="28"/>
              </w:rPr>
              <w:t>- Schema Drift Alerts</w:t>
            </w:r>
          </w:p>
          <w:p w:rsidR="7A87E1E6" w:rsidRDefault="7A87E1E6" w14:paraId="78C93FD5" w14:textId="35C1B936">
            <w:r w:rsidRPr="60E7682D">
              <w:rPr>
                <w:rFonts w:ascii="Aptos Display" w:hAnsi="Aptos Display" w:eastAsia="Aptos Display" w:cs="Aptos Display"/>
                <w:sz w:val="28"/>
                <w:szCs w:val="28"/>
              </w:rPr>
              <w:t>- Schema enforcement</w:t>
            </w:r>
          </w:p>
          <w:p w:rsidR="7A87E1E6" w:rsidP="60E7682D" w:rsidRDefault="7A87E1E6" w14:paraId="6135C07E" w14:textId="30AD659A">
            <w:r w:rsidRPr="60E7682D">
              <w:rPr>
                <w:rFonts w:ascii="Aptos Display" w:hAnsi="Aptos Display" w:eastAsia="Aptos Display" w:cs="Aptos Display"/>
                <w:sz w:val="28"/>
                <w:szCs w:val="28"/>
              </w:rPr>
              <w:t>- Data quality validation</w:t>
            </w:r>
          </w:p>
          <w:p w:rsidR="70EE1FCD" w:rsidP="60E7682D" w:rsidRDefault="70EE1FCD" w14:paraId="4AD3B396" w14:textId="30154CEB">
            <w:pPr>
              <w:rPr>
                <w:rFonts w:ascii="Aptos Display" w:hAnsi="Aptos Display" w:eastAsia="Aptos Display" w:cs="Aptos Display"/>
                <w:sz w:val="28"/>
                <w:szCs w:val="28"/>
              </w:rPr>
            </w:pPr>
            <w:r w:rsidRPr="60E7682D">
              <w:rPr>
                <w:rFonts w:ascii="Aptos Display" w:hAnsi="Aptos Display" w:eastAsia="Aptos Display" w:cs="Aptos Display"/>
                <w:sz w:val="28"/>
                <w:szCs w:val="28"/>
              </w:rPr>
              <w:t>- Error handling</w:t>
            </w:r>
          </w:p>
        </w:tc>
        <w:tc>
          <w:tcPr>
            <w:tcW w:w="2254" w:type="dxa"/>
          </w:tcPr>
          <w:p w:rsidR="7A87E1E6" w:rsidRDefault="7A87E1E6" w14:paraId="49BDED5F" w14:textId="44E6E6EC">
            <w:r w:rsidRPr="60E7682D">
              <w:rPr>
                <w:rFonts w:ascii="Aptos Display" w:hAnsi="Aptos Display" w:eastAsia="Aptos Display" w:cs="Aptos Display"/>
                <w:sz w:val="28"/>
                <w:szCs w:val="28"/>
              </w:rPr>
              <w:t>- Data completeness validation</w:t>
            </w:r>
          </w:p>
          <w:p w:rsidR="7A87E1E6" w:rsidP="60E7682D" w:rsidRDefault="7A87E1E6" w14:paraId="448EB420" w14:textId="519FAEE4">
            <w:r w:rsidRPr="60E7682D">
              <w:rPr>
                <w:rFonts w:ascii="Aptos Display" w:hAnsi="Aptos Display" w:eastAsia="Aptos Display" w:cs="Aptos Display"/>
                <w:sz w:val="28"/>
                <w:szCs w:val="28"/>
              </w:rPr>
              <w:t>- Record-level reconciliation</w:t>
            </w:r>
          </w:p>
        </w:tc>
        <w:tc>
          <w:tcPr>
            <w:tcW w:w="2254" w:type="dxa"/>
          </w:tcPr>
          <w:p w:rsidR="7A87E1E6" w:rsidRDefault="7A87E1E6" w14:paraId="1EACEE81" w14:textId="1E79174C">
            <w:r w:rsidRPr="60E7682D">
              <w:rPr>
                <w:rFonts w:ascii="Aptos Display" w:hAnsi="Aptos Display" w:eastAsia="Aptos Display" w:cs="Aptos Display"/>
                <w:sz w:val="28"/>
                <w:szCs w:val="28"/>
              </w:rPr>
              <w:t>- SLA validation</w:t>
            </w:r>
          </w:p>
          <w:p w:rsidR="7A87E1E6" w:rsidP="60E7682D" w:rsidRDefault="7A87E1E6" w14:paraId="78316916" w14:textId="36AC6945">
            <w:r w:rsidRPr="60E7682D">
              <w:rPr>
                <w:rFonts w:ascii="Aptos Display" w:hAnsi="Aptos Display" w:eastAsia="Aptos Display" w:cs="Aptos Display"/>
                <w:sz w:val="28"/>
                <w:szCs w:val="28"/>
              </w:rPr>
              <w:t>- Business readiness checks</w:t>
            </w:r>
          </w:p>
        </w:tc>
      </w:tr>
    </w:tbl>
    <w:p w:rsidR="60E7682D" w:rsidP="60E7682D" w:rsidRDefault="60E7682D" w14:paraId="4F2F0122" w14:textId="088EDA5F">
      <w:pPr>
        <w:rPr>
          <w:rFonts w:ascii="Aptos Display" w:hAnsi="Aptos Display" w:eastAsia="Aptos Display" w:cs="Aptos Display"/>
          <w:sz w:val="28"/>
          <w:szCs w:val="28"/>
        </w:rPr>
      </w:pPr>
    </w:p>
    <w:p w:rsidR="00C74D20" w:rsidP="60E7682D" w:rsidRDefault="28226E75" w14:paraId="36AA7E09" w14:textId="27F70BC9">
      <w:pPr>
        <w:pStyle w:val="Heading1"/>
        <w:rPr>
          <w:rStyle w:val="Heading1Char"/>
        </w:rPr>
      </w:pPr>
      <w:bookmarkStart w:name="_Toc271442271" w:id="1036137346"/>
      <w:r w:rsidRPr="5A06AA06" w:rsidR="4FC69048">
        <w:rPr>
          <w:rStyle w:val="Heading1Char"/>
        </w:rPr>
        <w:t xml:space="preserve">6. </w:t>
      </w:r>
      <w:r w:rsidRPr="5A06AA06" w:rsidR="4B991E80">
        <w:rPr>
          <w:rStyle w:val="Heading1Char"/>
        </w:rPr>
        <w:t>Data Processing and Control Framework</w:t>
      </w:r>
      <w:bookmarkEnd w:id="1036137346"/>
    </w:p>
    <w:p w:rsidRPr="00FE077A" w:rsidR="00FE077A" w:rsidP="00FE077A" w:rsidRDefault="00FE077A" w14:paraId="77919B12" w14:textId="77777777"/>
    <w:p w:rsidRPr="00C45EA8" w:rsidR="00FE077A" w:rsidP="00FE077A" w:rsidRDefault="3558D437" w14:paraId="5A036C95" w14:textId="172F1960">
      <w:pPr>
        <w:pStyle w:val="Heading2"/>
      </w:pPr>
      <w:bookmarkStart w:name="_Toc903180527" w:id="914767995"/>
      <w:r w:rsidR="621C0C35">
        <w:rPr/>
        <w:t>6.1 Overview</w:t>
      </w:r>
      <w:bookmarkEnd w:id="914767995"/>
    </w:p>
    <w:p w:rsidRPr="00C45EA8" w:rsidR="00C45EA8" w:rsidP="00C45EA8" w:rsidRDefault="00C45EA8" w14:paraId="412BA8A3" w14:textId="77777777">
      <w:pPr>
        <w:rPr>
          <w:rFonts w:asciiTheme="majorHAnsi" w:hAnsiTheme="majorHAnsi" w:eastAsiaTheme="minorHAnsi"/>
          <w:sz w:val="28"/>
          <w:szCs w:val="28"/>
        </w:rPr>
      </w:pPr>
      <w:r w:rsidRPr="00C45EA8">
        <w:rPr>
          <w:rFonts w:asciiTheme="majorHAnsi" w:hAnsiTheme="majorHAnsi" w:eastAsiaTheme="minorHAnsi"/>
          <w:sz w:val="28"/>
          <w:szCs w:val="28"/>
        </w:rPr>
        <w:t>The platform implements a unified data processing and control framework to manage data ingestion, transformation, validation, and publication across the Medallion architecture.</w:t>
      </w:r>
    </w:p>
    <w:p w:rsidRPr="00C45EA8" w:rsidR="00C45EA8" w:rsidP="00C45EA8" w:rsidRDefault="00C45EA8" w14:paraId="42F13F05" w14:textId="77777777">
      <w:pPr>
        <w:rPr>
          <w:rFonts w:asciiTheme="majorHAnsi" w:hAnsiTheme="majorHAnsi" w:eastAsiaTheme="minorHAnsi"/>
          <w:sz w:val="28"/>
          <w:szCs w:val="28"/>
        </w:rPr>
      </w:pPr>
      <w:r w:rsidRPr="00C45EA8">
        <w:rPr>
          <w:rFonts w:asciiTheme="majorHAnsi" w:hAnsiTheme="majorHAnsi" w:eastAsiaTheme="minorHAnsi"/>
          <w:sz w:val="28"/>
          <w:szCs w:val="28"/>
        </w:rPr>
        <w:t>This framework ensures:</w:t>
      </w:r>
    </w:p>
    <w:p w:rsidRPr="00FE077A" w:rsidR="00C45EA8" w:rsidP="00DE4F5D" w:rsidRDefault="00C45EA8" w14:paraId="3C0B796F" w14:textId="77777777">
      <w:pPr>
        <w:pStyle w:val="ListParagraph"/>
        <w:numPr>
          <w:ilvl w:val="0"/>
          <w:numId w:val="50"/>
        </w:numPr>
        <w:rPr>
          <w:rFonts w:asciiTheme="majorHAnsi" w:hAnsiTheme="majorHAnsi" w:eastAsiaTheme="minorHAnsi"/>
          <w:sz w:val="28"/>
          <w:szCs w:val="28"/>
        </w:rPr>
      </w:pPr>
      <w:r w:rsidRPr="00FE077A">
        <w:rPr>
          <w:rFonts w:asciiTheme="majorHAnsi" w:hAnsiTheme="majorHAnsi" w:eastAsiaTheme="minorHAnsi"/>
          <w:sz w:val="28"/>
          <w:szCs w:val="28"/>
        </w:rPr>
        <w:t>consistent batch lifecycle management</w:t>
      </w:r>
    </w:p>
    <w:p w:rsidRPr="00FE077A" w:rsidR="00C45EA8" w:rsidP="00DE4F5D" w:rsidRDefault="00C45EA8" w14:paraId="1F3E7044" w14:textId="1777511A">
      <w:pPr>
        <w:pStyle w:val="ListParagraph"/>
        <w:numPr>
          <w:ilvl w:val="0"/>
          <w:numId w:val="50"/>
        </w:numPr>
        <w:rPr>
          <w:rFonts w:asciiTheme="majorHAnsi" w:hAnsiTheme="majorHAnsi" w:eastAsiaTheme="minorHAnsi"/>
          <w:sz w:val="28"/>
          <w:szCs w:val="28"/>
        </w:rPr>
      </w:pPr>
      <w:r w:rsidRPr="00FE077A">
        <w:rPr>
          <w:rFonts w:asciiTheme="majorHAnsi" w:hAnsiTheme="majorHAnsi" w:eastAsiaTheme="minorHAnsi"/>
          <w:sz w:val="28"/>
          <w:szCs w:val="28"/>
        </w:rPr>
        <w:t>idempotent and restart-able pipelines</w:t>
      </w:r>
    </w:p>
    <w:p w:rsidRPr="00FE077A" w:rsidR="00C45EA8" w:rsidP="00DE4F5D" w:rsidRDefault="00C45EA8" w14:paraId="3965AB7B" w14:textId="77777777">
      <w:pPr>
        <w:pStyle w:val="ListParagraph"/>
        <w:numPr>
          <w:ilvl w:val="0"/>
          <w:numId w:val="50"/>
        </w:numPr>
        <w:rPr>
          <w:rFonts w:asciiTheme="majorHAnsi" w:hAnsiTheme="majorHAnsi" w:eastAsiaTheme="minorHAnsi"/>
          <w:sz w:val="28"/>
          <w:szCs w:val="28"/>
        </w:rPr>
      </w:pPr>
      <w:r w:rsidRPr="00FE077A">
        <w:rPr>
          <w:rFonts w:asciiTheme="majorHAnsi" w:hAnsiTheme="majorHAnsi" w:eastAsiaTheme="minorHAnsi"/>
          <w:sz w:val="28"/>
          <w:szCs w:val="28"/>
        </w:rPr>
        <w:t>structured error handling and quarantine</w:t>
      </w:r>
    </w:p>
    <w:p w:rsidRPr="00FE077A" w:rsidR="00C45EA8" w:rsidP="00DE4F5D" w:rsidRDefault="00C45EA8" w14:paraId="0C70722A" w14:textId="77777777">
      <w:pPr>
        <w:pStyle w:val="ListParagraph"/>
        <w:numPr>
          <w:ilvl w:val="0"/>
          <w:numId w:val="50"/>
        </w:numPr>
        <w:rPr>
          <w:rFonts w:asciiTheme="majorHAnsi" w:hAnsiTheme="majorHAnsi" w:eastAsiaTheme="minorHAnsi"/>
          <w:sz w:val="28"/>
          <w:szCs w:val="28"/>
        </w:rPr>
      </w:pPr>
      <w:r w:rsidRPr="00FE077A">
        <w:rPr>
          <w:rFonts w:asciiTheme="majorHAnsi" w:hAnsiTheme="majorHAnsi" w:eastAsiaTheme="minorHAnsi"/>
          <w:sz w:val="28"/>
          <w:szCs w:val="28"/>
        </w:rPr>
        <w:t>dependency-aware processing</w:t>
      </w:r>
    </w:p>
    <w:p w:rsidRPr="00FE077A" w:rsidR="00C45EA8" w:rsidP="00DE4F5D" w:rsidRDefault="00C45EA8" w14:paraId="50D87EFD" w14:textId="77777777">
      <w:pPr>
        <w:pStyle w:val="ListParagraph"/>
        <w:numPr>
          <w:ilvl w:val="0"/>
          <w:numId w:val="50"/>
        </w:numPr>
        <w:rPr>
          <w:rFonts w:asciiTheme="majorHAnsi" w:hAnsiTheme="majorHAnsi" w:eastAsiaTheme="minorHAnsi"/>
          <w:sz w:val="28"/>
          <w:szCs w:val="28"/>
        </w:rPr>
      </w:pPr>
      <w:r w:rsidRPr="00FE077A">
        <w:rPr>
          <w:rFonts w:asciiTheme="majorHAnsi" w:hAnsiTheme="majorHAnsi" w:eastAsiaTheme="minorHAnsi"/>
          <w:sz w:val="28"/>
          <w:szCs w:val="28"/>
        </w:rPr>
        <w:t>unified support for both batch and streaming workloads</w:t>
      </w:r>
    </w:p>
    <w:p w:rsidRPr="00FE077A" w:rsidR="00C45EA8" w:rsidP="00C45EA8" w:rsidRDefault="00C45EA8" w14:paraId="1C8C7F90" w14:textId="77777777">
      <w:pPr>
        <w:rPr>
          <w:rFonts w:asciiTheme="majorHAnsi" w:hAnsiTheme="majorHAnsi" w:eastAsiaTheme="minorHAnsi"/>
          <w:sz w:val="28"/>
          <w:szCs w:val="28"/>
        </w:rPr>
      </w:pPr>
      <w:r w:rsidRPr="00C45EA8">
        <w:rPr>
          <w:rFonts w:asciiTheme="majorHAnsi" w:hAnsiTheme="majorHAnsi" w:eastAsiaTheme="minorHAnsi"/>
          <w:sz w:val="28"/>
          <w:szCs w:val="28"/>
        </w:rPr>
        <w:t>All operational metadata is maintained in Delta-based control tables, enabling auditability, traceability, and operational observability.</w:t>
      </w:r>
    </w:p>
    <w:p w:rsidRPr="008B520E" w:rsidR="008B520E" w:rsidP="00FE077A" w:rsidRDefault="5B3B8D8E" w14:paraId="67F1F1DD" w14:textId="77777777">
      <w:pPr>
        <w:pStyle w:val="Heading2"/>
      </w:pPr>
      <w:bookmarkStart w:name="_Toc1443942187" w:id="897998892"/>
      <w:r w:rsidR="2607383C">
        <w:rPr/>
        <w:t>6.2 Batch Processing Framework</w:t>
      </w:r>
      <w:bookmarkEnd w:id="897998892"/>
    </w:p>
    <w:p w:rsidRPr="008B520E" w:rsidR="008B520E" w:rsidP="008B520E" w:rsidRDefault="008B520E" w14:paraId="47D89D1A" w14:textId="77777777">
      <w:pPr>
        <w:rPr>
          <w:rFonts w:asciiTheme="majorHAnsi" w:hAnsiTheme="majorHAnsi" w:eastAsiaTheme="minorHAnsi"/>
          <w:sz w:val="28"/>
          <w:szCs w:val="28"/>
        </w:rPr>
      </w:pPr>
      <w:r w:rsidRPr="008B520E">
        <w:rPr>
          <w:rFonts w:asciiTheme="majorHAnsi" w:hAnsiTheme="majorHAnsi" w:eastAsiaTheme="minorHAnsi"/>
          <w:sz w:val="28"/>
          <w:szCs w:val="28"/>
        </w:rPr>
        <w:t xml:space="preserve">All inbound data is processed as a batch, with each batch uniquely identified using a </w:t>
      </w:r>
      <w:proofErr w:type="spellStart"/>
      <w:r w:rsidRPr="008B520E">
        <w:rPr>
          <w:rFonts w:asciiTheme="majorHAnsi" w:hAnsiTheme="majorHAnsi" w:eastAsiaTheme="minorHAnsi"/>
          <w:sz w:val="28"/>
          <w:szCs w:val="28"/>
        </w:rPr>
        <w:t>batch_id</w:t>
      </w:r>
      <w:proofErr w:type="spellEnd"/>
      <w:r w:rsidRPr="008B520E">
        <w:rPr>
          <w:rFonts w:asciiTheme="majorHAnsi" w:hAnsiTheme="majorHAnsi" w:eastAsiaTheme="minorHAnsi"/>
          <w:sz w:val="28"/>
          <w:szCs w:val="28"/>
        </w:rPr>
        <w:t>.</w:t>
      </w:r>
    </w:p>
    <w:p w:rsidRPr="008B520E" w:rsidR="008B520E" w:rsidP="008B520E" w:rsidRDefault="00FE077A" w14:paraId="5C0FC4E9" w14:textId="65B148C9">
      <w:pPr>
        <w:rPr>
          <w:rFonts w:asciiTheme="majorHAnsi" w:hAnsiTheme="majorHAnsi" w:eastAsiaTheme="minorHAnsi"/>
          <w:sz w:val="28"/>
          <w:szCs w:val="28"/>
        </w:rPr>
      </w:pPr>
      <w:r w:rsidRPr="00FE077A">
        <w:rPr>
          <w:rFonts w:asciiTheme="majorHAnsi" w:hAnsiTheme="majorHAnsi" w:eastAsiaTheme="majorEastAsia" w:cstheme="majorBidi"/>
          <w:color w:val="0F4761" w:themeColor="accent1" w:themeShade="BF"/>
          <w:sz w:val="28"/>
          <w:szCs w:val="28"/>
        </w:rPr>
        <w:t xml:space="preserve">6.2.1 </w:t>
      </w:r>
      <w:r w:rsidRPr="008B520E" w:rsidR="008B520E">
        <w:rPr>
          <w:rFonts w:asciiTheme="majorHAnsi" w:hAnsiTheme="majorHAnsi" w:eastAsiaTheme="majorEastAsia" w:cstheme="majorBidi"/>
          <w:color w:val="0F4761" w:themeColor="accent1" w:themeShade="BF"/>
          <w:sz w:val="28"/>
          <w:szCs w:val="28"/>
        </w:rPr>
        <w:t>Batch Lifecycle</w:t>
      </w:r>
    </w:p>
    <w:p w:rsidRPr="008B520E" w:rsidR="008B520E" w:rsidP="008B520E" w:rsidRDefault="008B520E" w14:paraId="64021002" w14:textId="77777777">
      <w:pPr>
        <w:rPr>
          <w:rFonts w:asciiTheme="majorHAnsi" w:hAnsiTheme="majorHAnsi" w:eastAsiaTheme="minorHAnsi"/>
          <w:sz w:val="28"/>
          <w:szCs w:val="28"/>
        </w:rPr>
      </w:pPr>
      <w:r w:rsidRPr="008B520E">
        <w:rPr>
          <w:rFonts w:asciiTheme="majorHAnsi" w:hAnsiTheme="majorHAnsi" w:eastAsiaTheme="minorHAnsi"/>
          <w:sz w:val="28"/>
          <w:szCs w:val="28"/>
        </w:rPr>
        <w:t>Each batch progresses through defined lifecycle states:</w:t>
      </w:r>
    </w:p>
    <w:p w:rsidRPr="008B520E" w:rsidR="008B520E" w:rsidP="60E7682D" w:rsidRDefault="008B520E" w14:paraId="3E2D161C" w14:textId="48DF6030">
      <w:pPr>
        <w:rPr>
          <w:del w:author="Krishnan Angaluri" w:date="2026-03-23T10:49:00Z" w16du:dateUtc="2026-03-23T10:49:00Z" w:id="34"/>
          <w:rFonts w:asciiTheme="majorHAnsi" w:hAnsiTheme="majorHAnsi"/>
          <w:sz w:val="28"/>
          <w:szCs w:val="28"/>
        </w:rPr>
      </w:pPr>
      <w:r w:rsidRPr="60E7682D">
        <w:rPr>
          <w:rFonts w:asciiTheme="majorHAnsi" w:hAnsiTheme="majorHAnsi"/>
          <w:sz w:val="28"/>
          <w:szCs w:val="28"/>
        </w:rPr>
        <w:t>RECEIVED → VALIDAT</w:t>
      </w:r>
      <w:r w:rsidRPr="60E7682D" w:rsidR="5B5066A4">
        <w:rPr>
          <w:rFonts w:asciiTheme="majorHAnsi" w:hAnsiTheme="majorHAnsi"/>
          <w:sz w:val="28"/>
          <w:szCs w:val="28"/>
        </w:rPr>
        <w:t>ED</w:t>
      </w:r>
      <w:r w:rsidRPr="60E7682D">
        <w:rPr>
          <w:rFonts w:asciiTheme="majorHAnsi" w:hAnsiTheme="majorHAnsi"/>
          <w:sz w:val="28"/>
          <w:szCs w:val="28"/>
        </w:rPr>
        <w:t xml:space="preserve"> → IN_PROGRESS → COMPLETED </w:t>
      </w:r>
    </w:p>
    <w:p w:rsidRPr="008B520E" w:rsidR="008B520E" w:rsidP="008B520E" w:rsidRDefault="008B520E" w14:paraId="62B613E6" w14:textId="77777777">
      <w:pPr>
        <w:rPr>
          <w:rFonts w:asciiTheme="majorHAnsi" w:hAnsiTheme="majorHAnsi" w:eastAsiaTheme="minorHAnsi"/>
          <w:sz w:val="28"/>
          <w:szCs w:val="28"/>
        </w:rPr>
      </w:pPr>
      <w:r w:rsidRPr="008B520E">
        <w:rPr>
          <w:rFonts w:asciiTheme="majorHAnsi" w:hAnsiTheme="majorHAnsi" w:eastAsiaTheme="minorHAnsi"/>
          <w:sz w:val="28"/>
          <w:szCs w:val="28"/>
        </w:rPr>
        <w:t>Additional states include:</w:t>
      </w:r>
    </w:p>
    <w:p w:rsidRPr="008B520E" w:rsidR="008B520E" w:rsidP="008B520E" w:rsidRDefault="008B520E" w14:paraId="7E2655B0" w14:textId="77777777">
      <w:pPr>
        <w:rPr>
          <w:rFonts w:asciiTheme="majorHAnsi" w:hAnsiTheme="majorHAnsi" w:eastAsiaTheme="minorHAnsi"/>
          <w:sz w:val="28"/>
          <w:szCs w:val="28"/>
        </w:rPr>
      </w:pPr>
      <w:r w:rsidRPr="008B520E">
        <w:rPr>
          <w:rFonts w:asciiTheme="majorHAnsi" w:hAnsiTheme="majorHAnsi" w:eastAsiaTheme="minorHAnsi"/>
          <w:sz w:val="28"/>
          <w:szCs w:val="28"/>
        </w:rPr>
        <w:t>FAILED, RESTARTED, WAITING_DEPENDENCY, BLOCKED</w:t>
      </w:r>
    </w:p>
    <w:p w:rsidRPr="008B520E" w:rsidR="008B520E" w:rsidP="008B520E" w:rsidRDefault="00BA5701" w14:paraId="13602080" w14:textId="4DD0806B">
      <w:pPr>
        <w:rPr>
          <w:rFonts w:asciiTheme="majorHAnsi" w:hAnsiTheme="majorHAnsi" w:eastAsiaTheme="majorEastAsia" w:cstheme="majorBidi"/>
          <w:color w:val="0F4761" w:themeColor="accent1" w:themeShade="BF"/>
          <w:sz w:val="28"/>
          <w:szCs w:val="28"/>
        </w:rPr>
      </w:pPr>
      <w:r w:rsidRPr="00BA5701">
        <w:rPr>
          <w:rFonts w:asciiTheme="majorHAnsi" w:hAnsiTheme="majorHAnsi" w:eastAsiaTheme="majorEastAsia" w:cstheme="majorBidi"/>
          <w:color w:val="0F4761" w:themeColor="accent1" w:themeShade="BF"/>
          <w:sz w:val="28"/>
          <w:szCs w:val="28"/>
        </w:rPr>
        <w:t xml:space="preserve">6.2.2 </w:t>
      </w:r>
      <w:r w:rsidRPr="008B520E" w:rsidR="008B520E">
        <w:rPr>
          <w:rFonts w:asciiTheme="majorHAnsi" w:hAnsiTheme="majorHAnsi" w:eastAsiaTheme="majorEastAsia" w:cstheme="majorBidi"/>
          <w:color w:val="0F4761" w:themeColor="accent1" w:themeShade="BF"/>
          <w:sz w:val="28"/>
          <w:szCs w:val="28"/>
        </w:rPr>
        <w:t>Batch Metadata</w:t>
      </w:r>
    </w:p>
    <w:p w:rsidRPr="008B520E" w:rsidR="008B520E" w:rsidP="008B520E" w:rsidRDefault="008B520E" w14:paraId="69CB9CB9" w14:textId="77777777">
      <w:pPr>
        <w:rPr>
          <w:rFonts w:asciiTheme="majorHAnsi" w:hAnsiTheme="majorHAnsi" w:eastAsiaTheme="minorHAnsi"/>
          <w:sz w:val="28"/>
          <w:szCs w:val="28"/>
        </w:rPr>
      </w:pPr>
      <w:r w:rsidRPr="008B520E">
        <w:rPr>
          <w:rFonts w:asciiTheme="majorHAnsi" w:hAnsiTheme="majorHAnsi" w:eastAsiaTheme="minorHAnsi"/>
          <w:sz w:val="28"/>
          <w:szCs w:val="28"/>
        </w:rPr>
        <w:t xml:space="preserve">Batch metadata is stored in the </w:t>
      </w:r>
      <w:proofErr w:type="spellStart"/>
      <w:r w:rsidRPr="008B520E">
        <w:rPr>
          <w:rFonts w:asciiTheme="majorHAnsi" w:hAnsiTheme="majorHAnsi" w:eastAsiaTheme="minorHAnsi"/>
          <w:b/>
          <w:bCs/>
          <w:sz w:val="28"/>
          <w:szCs w:val="28"/>
        </w:rPr>
        <w:t>batch_control</w:t>
      </w:r>
      <w:proofErr w:type="spellEnd"/>
      <w:r w:rsidRPr="008B520E">
        <w:rPr>
          <w:rFonts w:asciiTheme="majorHAnsi" w:hAnsiTheme="majorHAnsi" w:eastAsiaTheme="minorHAnsi"/>
          <w:sz w:val="28"/>
          <w:szCs w:val="28"/>
        </w:rPr>
        <w:t xml:space="preserve"> table and includes:</w:t>
      </w:r>
    </w:p>
    <w:p w:rsidRPr="00BA5701" w:rsidR="008B520E" w:rsidP="00DE4F5D" w:rsidRDefault="008B520E" w14:paraId="43485753" w14:textId="77777777">
      <w:pPr>
        <w:pStyle w:val="ListParagraph"/>
        <w:numPr>
          <w:ilvl w:val="0"/>
          <w:numId w:val="51"/>
        </w:numPr>
        <w:rPr>
          <w:rFonts w:asciiTheme="majorHAnsi" w:hAnsiTheme="majorHAnsi" w:eastAsiaTheme="minorHAnsi"/>
          <w:sz w:val="28"/>
          <w:szCs w:val="28"/>
        </w:rPr>
      </w:pPr>
      <w:proofErr w:type="spellStart"/>
      <w:r w:rsidRPr="00BA5701">
        <w:rPr>
          <w:rFonts w:asciiTheme="majorHAnsi" w:hAnsiTheme="majorHAnsi" w:eastAsiaTheme="minorHAnsi"/>
          <w:sz w:val="28"/>
          <w:szCs w:val="28"/>
        </w:rPr>
        <w:t>batch_id</w:t>
      </w:r>
      <w:proofErr w:type="spellEnd"/>
    </w:p>
    <w:p w:rsidRPr="00BA5701" w:rsidR="008B520E" w:rsidP="00DE4F5D" w:rsidRDefault="008B520E" w14:paraId="494AD721" w14:textId="77777777">
      <w:pPr>
        <w:pStyle w:val="ListParagraph"/>
        <w:numPr>
          <w:ilvl w:val="0"/>
          <w:numId w:val="51"/>
        </w:numPr>
        <w:rPr>
          <w:rFonts w:asciiTheme="majorHAnsi" w:hAnsiTheme="majorHAnsi" w:eastAsiaTheme="minorHAnsi"/>
          <w:sz w:val="28"/>
          <w:szCs w:val="28"/>
        </w:rPr>
      </w:pPr>
      <w:proofErr w:type="spellStart"/>
      <w:r w:rsidRPr="00BA5701">
        <w:rPr>
          <w:rFonts w:asciiTheme="majorHAnsi" w:hAnsiTheme="majorHAnsi" w:eastAsiaTheme="minorHAnsi"/>
          <w:sz w:val="28"/>
          <w:szCs w:val="28"/>
        </w:rPr>
        <w:t>feed_name</w:t>
      </w:r>
      <w:proofErr w:type="spellEnd"/>
    </w:p>
    <w:p w:rsidRPr="00BA5701" w:rsidR="008B520E" w:rsidP="00DE4F5D" w:rsidRDefault="008B520E" w14:paraId="572BEDDF" w14:textId="77777777">
      <w:pPr>
        <w:pStyle w:val="ListParagraph"/>
        <w:numPr>
          <w:ilvl w:val="0"/>
          <w:numId w:val="51"/>
        </w:numPr>
        <w:rPr>
          <w:rFonts w:asciiTheme="majorHAnsi" w:hAnsiTheme="majorHAnsi" w:eastAsiaTheme="minorHAnsi"/>
          <w:sz w:val="28"/>
          <w:szCs w:val="28"/>
        </w:rPr>
      </w:pPr>
      <w:proofErr w:type="spellStart"/>
      <w:r w:rsidRPr="00BA5701">
        <w:rPr>
          <w:rFonts w:asciiTheme="majorHAnsi" w:hAnsiTheme="majorHAnsi" w:eastAsiaTheme="minorHAnsi"/>
          <w:sz w:val="28"/>
          <w:szCs w:val="28"/>
        </w:rPr>
        <w:t>business_date</w:t>
      </w:r>
      <w:proofErr w:type="spellEnd"/>
    </w:p>
    <w:p w:rsidRPr="00BA5701" w:rsidR="008B520E" w:rsidP="00DE4F5D" w:rsidRDefault="008B520E" w14:paraId="4B515888" w14:textId="77777777">
      <w:pPr>
        <w:pStyle w:val="ListParagraph"/>
        <w:numPr>
          <w:ilvl w:val="0"/>
          <w:numId w:val="51"/>
        </w:numPr>
        <w:rPr>
          <w:rFonts w:asciiTheme="majorHAnsi" w:hAnsiTheme="majorHAnsi" w:eastAsiaTheme="minorHAnsi"/>
          <w:sz w:val="28"/>
          <w:szCs w:val="28"/>
        </w:rPr>
      </w:pPr>
      <w:r w:rsidRPr="00BA5701">
        <w:rPr>
          <w:rFonts w:asciiTheme="majorHAnsi" w:hAnsiTheme="majorHAnsi" w:eastAsiaTheme="minorHAnsi"/>
          <w:sz w:val="28"/>
          <w:szCs w:val="28"/>
        </w:rPr>
        <w:t>status</w:t>
      </w:r>
    </w:p>
    <w:p w:rsidRPr="00BA5701" w:rsidR="008B520E" w:rsidP="00DE4F5D" w:rsidRDefault="008B520E" w14:paraId="0ABE2F0E" w14:textId="77777777">
      <w:pPr>
        <w:pStyle w:val="ListParagraph"/>
        <w:numPr>
          <w:ilvl w:val="0"/>
          <w:numId w:val="51"/>
        </w:numPr>
        <w:rPr>
          <w:rFonts w:asciiTheme="majorHAnsi" w:hAnsiTheme="majorHAnsi" w:eastAsiaTheme="minorHAnsi"/>
          <w:sz w:val="28"/>
          <w:szCs w:val="28"/>
        </w:rPr>
      </w:pPr>
      <w:r w:rsidRPr="00BA5701">
        <w:rPr>
          <w:rFonts w:asciiTheme="majorHAnsi" w:hAnsiTheme="majorHAnsi" w:eastAsiaTheme="minorHAnsi"/>
          <w:sz w:val="28"/>
          <w:szCs w:val="28"/>
        </w:rPr>
        <w:t>timestamps (created, started, completed)</w:t>
      </w:r>
    </w:p>
    <w:p w:rsidRPr="00BA5701" w:rsidR="008B520E" w:rsidP="00DE4F5D" w:rsidRDefault="008B520E" w14:paraId="3D1FD0CD" w14:textId="77777777">
      <w:pPr>
        <w:pStyle w:val="ListParagraph"/>
        <w:numPr>
          <w:ilvl w:val="0"/>
          <w:numId w:val="51"/>
        </w:numPr>
        <w:rPr>
          <w:rFonts w:asciiTheme="majorHAnsi" w:hAnsiTheme="majorHAnsi" w:eastAsiaTheme="minorHAnsi"/>
          <w:sz w:val="28"/>
          <w:szCs w:val="28"/>
        </w:rPr>
      </w:pPr>
      <w:r w:rsidRPr="00BA5701">
        <w:rPr>
          <w:rFonts w:asciiTheme="majorHAnsi" w:hAnsiTheme="majorHAnsi" w:eastAsiaTheme="minorHAnsi"/>
          <w:sz w:val="28"/>
          <w:szCs w:val="28"/>
        </w:rPr>
        <w:t>stage progress (</w:t>
      </w:r>
      <w:proofErr w:type="spellStart"/>
      <w:r w:rsidRPr="00BA5701">
        <w:rPr>
          <w:rFonts w:asciiTheme="majorHAnsi" w:hAnsiTheme="majorHAnsi" w:eastAsiaTheme="minorHAnsi"/>
          <w:sz w:val="28"/>
          <w:szCs w:val="28"/>
        </w:rPr>
        <w:t>last_stage</w:t>
      </w:r>
      <w:proofErr w:type="spellEnd"/>
      <w:r w:rsidRPr="00BA5701">
        <w:rPr>
          <w:rFonts w:asciiTheme="majorHAnsi" w:hAnsiTheme="majorHAnsi" w:eastAsiaTheme="minorHAnsi"/>
          <w:sz w:val="28"/>
          <w:szCs w:val="28"/>
        </w:rPr>
        <w:t>)</w:t>
      </w:r>
    </w:p>
    <w:p w:rsidRPr="00BA5701" w:rsidR="008B520E" w:rsidP="00DE4F5D" w:rsidRDefault="008B520E" w14:paraId="089A2277" w14:textId="77777777">
      <w:pPr>
        <w:pStyle w:val="ListParagraph"/>
        <w:numPr>
          <w:ilvl w:val="0"/>
          <w:numId w:val="51"/>
        </w:numPr>
        <w:rPr>
          <w:rFonts w:asciiTheme="majorHAnsi" w:hAnsiTheme="majorHAnsi" w:eastAsiaTheme="minorHAnsi"/>
          <w:sz w:val="28"/>
          <w:szCs w:val="28"/>
        </w:rPr>
      </w:pPr>
      <w:r w:rsidRPr="00BA5701">
        <w:rPr>
          <w:rFonts w:asciiTheme="majorHAnsi" w:hAnsiTheme="majorHAnsi" w:eastAsiaTheme="minorHAnsi"/>
          <w:sz w:val="28"/>
          <w:szCs w:val="28"/>
        </w:rPr>
        <w:t>reconciliation counts</w:t>
      </w:r>
    </w:p>
    <w:p w:rsidRPr="008B520E" w:rsidR="008B520E" w:rsidP="008B520E" w:rsidRDefault="00BA5701" w14:paraId="686B6177" w14:textId="0873FE6E">
      <w:pPr>
        <w:rPr>
          <w:rFonts w:asciiTheme="majorHAnsi" w:hAnsiTheme="majorHAnsi" w:eastAsiaTheme="minorHAnsi"/>
          <w:sz w:val="28"/>
          <w:szCs w:val="28"/>
        </w:rPr>
      </w:pPr>
      <w:r w:rsidRPr="00BA5701">
        <w:rPr>
          <w:rFonts w:asciiTheme="majorHAnsi" w:hAnsiTheme="majorHAnsi" w:eastAsiaTheme="majorEastAsia" w:cstheme="majorBidi"/>
          <w:color w:val="0F4761" w:themeColor="accent1" w:themeShade="BF"/>
          <w:sz w:val="28"/>
          <w:szCs w:val="28"/>
        </w:rPr>
        <w:t xml:space="preserve">6.2.3 </w:t>
      </w:r>
      <w:r w:rsidRPr="008B520E" w:rsidR="008B520E">
        <w:rPr>
          <w:rFonts w:asciiTheme="majorHAnsi" w:hAnsiTheme="majorHAnsi" w:eastAsiaTheme="majorEastAsia" w:cstheme="majorBidi"/>
          <w:color w:val="0F4761" w:themeColor="accent1" w:themeShade="BF"/>
          <w:sz w:val="28"/>
          <w:szCs w:val="28"/>
        </w:rPr>
        <w:t>Input Registry (Idempotent Ingestion)</w:t>
      </w:r>
    </w:p>
    <w:p w:rsidRPr="008B520E" w:rsidR="008B520E" w:rsidP="008B520E" w:rsidRDefault="008B520E" w14:paraId="7A870791" w14:textId="77777777">
      <w:pPr>
        <w:rPr>
          <w:rFonts w:asciiTheme="majorHAnsi" w:hAnsiTheme="majorHAnsi" w:eastAsiaTheme="minorHAnsi"/>
          <w:sz w:val="28"/>
          <w:szCs w:val="28"/>
        </w:rPr>
      </w:pPr>
      <w:r w:rsidRPr="008B520E">
        <w:rPr>
          <w:rFonts w:asciiTheme="majorHAnsi" w:hAnsiTheme="majorHAnsi" w:eastAsiaTheme="minorHAnsi"/>
          <w:sz w:val="28"/>
          <w:szCs w:val="28"/>
        </w:rPr>
        <w:t xml:space="preserve">To prevent duplicate ingestion, the platform maintains an </w:t>
      </w:r>
      <w:proofErr w:type="spellStart"/>
      <w:r w:rsidRPr="008B520E">
        <w:rPr>
          <w:rFonts w:asciiTheme="majorHAnsi" w:hAnsiTheme="majorHAnsi" w:eastAsiaTheme="minorHAnsi"/>
          <w:sz w:val="28"/>
          <w:szCs w:val="28"/>
        </w:rPr>
        <w:t>input_registry</w:t>
      </w:r>
      <w:proofErr w:type="spellEnd"/>
      <w:r w:rsidRPr="008B520E">
        <w:rPr>
          <w:rFonts w:asciiTheme="majorHAnsi" w:hAnsiTheme="majorHAnsi" w:eastAsiaTheme="minorHAnsi"/>
          <w:sz w:val="28"/>
          <w:szCs w:val="28"/>
        </w:rPr>
        <w:t xml:space="preserve"> table.</w:t>
      </w:r>
    </w:p>
    <w:p w:rsidRPr="008B520E" w:rsidR="008B520E" w:rsidP="008B520E" w:rsidRDefault="008B520E" w14:paraId="293A30C0" w14:textId="5D11A334">
      <w:pPr>
        <w:rPr>
          <w:rFonts w:asciiTheme="majorHAnsi" w:hAnsiTheme="majorHAnsi" w:eastAsiaTheme="minorHAnsi"/>
          <w:sz w:val="28"/>
          <w:szCs w:val="28"/>
        </w:rPr>
      </w:pPr>
      <w:r w:rsidRPr="008B520E">
        <w:rPr>
          <w:rFonts w:asciiTheme="majorHAnsi" w:hAnsiTheme="majorHAnsi" w:eastAsiaTheme="minorHAnsi"/>
          <w:sz w:val="28"/>
          <w:szCs w:val="28"/>
        </w:rPr>
        <w:t xml:space="preserve">Processing </w:t>
      </w:r>
      <w:r w:rsidRPr="008B520E" w:rsidR="00BA5701">
        <w:rPr>
          <w:rFonts w:asciiTheme="majorHAnsi" w:hAnsiTheme="majorHAnsi" w:eastAsiaTheme="minorHAnsi"/>
          <w:sz w:val="28"/>
          <w:szCs w:val="28"/>
        </w:rPr>
        <w:t>behaviour</w:t>
      </w:r>
      <w:r w:rsidRPr="008B520E">
        <w:rPr>
          <w:rFonts w:asciiTheme="majorHAnsi" w:hAnsiTheme="majorHAnsi" w:eastAsiaTheme="minorHAnsi"/>
          <w:sz w:val="28"/>
          <w:szCs w:val="28"/>
        </w:rPr>
        <w:t>:</w:t>
      </w:r>
    </w:p>
    <w:p w:rsidR="008B520E" w:rsidP="00DE4F5D" w:rsidRDefault="008B520E" w14:paraId="6C144CF2" w14:textId="1DBA98B5">
      <w:pPr>
        <w:pStyle w:val="ListParagraph"/>
        <w:numPr>
          <w:ilvl w:val="0"/>
          <w:numId w:val="52"/>
        </w:numPr>
        <w:rPr>
          <w:rFonts w:asciiTheme="majorHAnsi" w:hAnsiTheme="majorHAnsi"/>
          <w:sz w:val="28"/>
          <w:szCs w:val="28"/>
        </w:rPr>
      </w:pPr>
      <w:r w:rsidRPr="60E7682D">
        <w:rPr>
          <w:rFonts w:asciiTheme="majorHAnsi" w:hAnsiTheme="majorHAnsi"/>
          <w:sz w:val="28"/>
          <w:szCs w:val="28"/>
        </w:rPr>
        <w:t>Source input is registered as RECEIVED during ingestion.</w:t>
      </w:r>
    </w:p>
    <w:p w:rsidR="07193B63" w:rsidP="00DE4F5D" w:rsidRDefault="07193B63" w14:paraId="466725D5" w14:textId="73E1925D">
      <w:pPr>
        <w:pStyle w:val="ListParagraph"/>
        <w:numPr>
          <w:ilvl w:val="0"/>
          <w:numId w:val="52"/>
        </w:numPr>
        <w:rPr>
          <w:rFonts w:asciiTheme="majorHAnsi" w:hAnsiTheme="majorHAnsi"/>
          <w:sz w:val="28"/>
          <w:szCs w:val="28"/>
        </w:rPr>
      </w:pPr>
      <w:r w:rsidRPr="60E7682D">
        <w:rPr>
          <w:rFonts w:asciiTheme="majorHAnsi" w:hAnsiTheme="majorHAnsi"/>
          <w:sz w:val="28"/>
          <w:szCs w:val="28"/>
        </w:rPr>
        <w:t>Input is validated for structural alignment to either mark it as ACCEPTED or REJECTED</w:t>
      </w:r>
    </w:p>
    <w:p w:rsidRPr="00BA5701" w:rsidR="008B520E" w:rsidP="00DE4F5D" w:rsidRDefault="00756B9F" w14:paraId="487DC23D" w14:textId="32FCD01F">
      <w:pPr>
        <w:pStyle w:val="ListParagraph"/>
        <w:numPr>
          <w:ilvl w:val="0"/>
          <w:numId w:val="52"/>
        </w:numPr>
        <w:rPr>
          <w:rFonts w:asciiTheme="majorHAnsi" w:hAnsiTheme="majorHAnsi"/>
          <w:sz w:val="28"/>
          <w:szCs w:val="28"/>
        </w:rPr>
      </w:pPr>
      <w:r w:rsidRPr="60E7682D">
        <w:rPr>
          <w:rFonts w:asciiTheme="majorHAnsi" w:hAnsiTheme="majorHAnsi"/>
          <w:sz w:val="28"/>
          <w:szCs w:val="28"/>
        </w:rPr>
        <w:t>Input is marked as PROCESSED only after successful Bronze write to ensure ingestion completeness and avoid partial processing scenarios</w:t>
      </w:r>
      <w:r w:rsidRPr="60E7682D" w:rsidR="008B520E">
        <w:rPr>
          <w:rFonts w:asciiTheme="majorHAnsi" w:hAnsiTheme="majorHAnsi"/>
          <w:sz w:val="28"/>
          <w:szCs w:val="28"/>
        </w:rPr>
        <w:t>.</w:t>
      </w:r>
    </w:p>
    <w:p w:rsidRPr="00BA5701" w:rsidR="008B520E" w:rsidP="00DE4F5D" w:rsidRDefault="008B520E" w14:paraId="1B9171B5" w14:textId="77777777">
      <w:pPr>
        <w:pStyle w:val="ListParagraph"/>
        <w:numPr>
          <w:ilvl w:val="0"/>
          <w:numId w:val="52"/>
        </w:numPr>
        <w:rPr>
          <w:rFonts w:asciiTheme="majorHAnsi" w:hAnsiTheme="majorHAnsi" w:eastAsiaTheme="minorHAnsi"/>
          <w:sz w:val="28"/>
          <w:szCs w:val="28"/>
        </w:rPr>
      </w:pPr>
      <w:r w:rsidRPr="00BA5701">
        <w:rPr>
          <w:rFonts w:asciiTheme="majorHAnsi" w:hAnsiTheme="majorHAnsi" w:eastAsiaTheme="minorHAnsi"/>
          <w:sz w:val="28"/>
          <w:szCs w:val="28"/>
        </w:rPr>
        <w:t>Subsequent runs skip inputs already marked as PROCESSED.</w:t>
      </w:r>
    </w:p>
    <w:p w:rsidRPr="008B520E" w:rsidR="008B520E" w:rsidP="008B520E" w:rsidRDefault="008B520E" w14:paraId="35C3F489" w14:textId="3D073230">
      <w:pPr>
        <w:rPr>
          <w:rFonts w:asciiTheme="majorHAnsi" w:hAnsiTheme="majorHAnsi" w:eastAsiaTheme="minorHAnsi"/>
          <w:sz w:val="28"/>
          <w:szCs w:val="28"/>
        </w:rPr>
      </w:pPr>
      <w:r w:rsidRPr="008B520E">
        <w:rPr>
          <w:rFonts w:asciiTheme="majorHAnsi" w:hAnsiTheme="majorHAnsi" w:eastAsiaTheme="minorHAnsi"/>
          <w:sz w:val="28"/>
          <w:szCs w:val="28"/>
        </w:rPr>
        <w:t xml:space="preserve">This ensures </w:t>
      </w:r>
      <w:r w:rsidRPr="008B520E" w:rsidR="00BC225E">
        <w:rPr>
          <w:rFonts w:asciiTheme="majorHAnsi" w:hAnsiTheme="majorHAnsi" w:eastAsiaTheme="minorHAnsi"/>
          <w:sz w:val="28"/>
          <w:szCs w:val="28"/>
        </w:rPr>
        <w:t>exactly once</w:t>
      </w:r>
      <w:r w:rsidRPr="008B520E">
        <w:rPr>
          <w:rFonts w:asciiTheme="majorHAnsi" w:hAnsiTheme="majorHAnsi" w:eastAsiaTheme="minorHAnsi"/>
          <w:sz w:val="28"/>
          <w:szCs w:val="28"/>
        </w:rPr>
        <w:t xml:space="preserve"> ingestion semantics for file-based sources.</w:t>
      </w:r>
    </w:p>
    <w:p w:rsidRPr="008B520E" w:rsidR="008B520E" w:rsidP="008B520E" w:rsidRDefault="00DD4CF6" w14:paraId="58BA4291" w14:textId="2B28AAB7">
      <w:pPr>
        <w:rPr>
          <w:rFonts w:asciiTheme="majorHAnsi" w:hAnsiTheme="majorHAnsi" w:eastAsiaTheme="majorEastAsia" w:cstheme="majorBidi"/>
          <w:color w:val="0F4761" w:themeColor="accent1" w:themeShade="BF"/>
          <w:sz w:val="28"/>
          <w:szCs w:val="28"/>
        </w:rPr>
      </w:pPr>
      <w:r>
        <w:rPr>
          <w:rFonts w:asciiTheme="majorHAnsi" w:hAnsiTheme="majorHAnsi" w:eastAsiaTheme="majorEastAsia" w:cstheme="majorBidi"/>
          <w:color w:val="0F4761" w:themeColor="accent1" w:themeShade="BF"/>
          <w:sz w:val="28"/>
          <w:szCs w:val="28"/>
        </w:rPr>
        <w:t xml:space="preserve">6.2.4 </w:t>
      </w:r>
      <w:r w:rsidRPr="008B520E" w:rsidR="008B520E">
        <w:rPr>
          <w:rFonts w:asciiTheme="majorHAnsi" w:hAnsiTheme="majorHAnsi" w:eastAsiaTheme="majorEastAsia" w:cstheme="majorBidi"/>
          <w:color w:val="0F4761" w:themeColor="accent1" w:themeShade="BF"/>
          <w:sz w:val="28"/>
          <w:szCs w:val="28"/>
        </w:rPr>
        <w:t>Stage-Based Processing</w:t>
      </w:r>
    </w:p>
    <w:p w:rsidRPr="008B520E" w:rsidR="008B520E" w:rsidP="008B520E" w:rsidRDefault="008B520E" w14:paraId="7C989BB3" w14:textId="77777777">
      <w:pPr>
        <w:rPr>
          <w:rFonts w:asciiTheme="majorHAnsi" w:hAnsiTheme="majorHAnsi" w:eastAsiaTheme="minorHAnsi"/>
          <w:sz w:val="28"/>
          <w:szCs w:val="28"/>
        </w:rPr>
      </w:pPr>
      <w:r w:rsidRPr="008B520E">
        <w:rPr>
          <w:rFonts w:asciiTheme="majorHAnsi" w:hAnsiTheme="majorHAnsi" w:eastAsiaTheme="minorHAnsi"/>
          <w:sz w:val="28"/>
          <w:szCs w:val="28"/>
        </w:rPr>
        <w:t>Processing is organized into logical stages:</w:t>
      </w:r>
    </w:p>
    <w:p w:rsidRPr="00DD4CF6" w:rsidR="008B520E" w:rsidP="00DE4F5D" w:rsidRDefault="008B520E" w14:paraId="059A18DE" w14:textId="77777777">
      <w:pPr>
        <w:pStyle w:val="ListParagraph"/>
        <w:numPr>
          <w:ilvl w:val="0"/>
          <w:numId w:val="53"/>
        </w:numPr>
        <w:rPr>
          <w:rFonts w:asciiTheme="majorHAnsi" w:hAnsiTheme="majorHAnsi" w:eastAsiaTheme="minorHAnsi"/>
          <w:sz w:val="28"/>
          <w:szCs w:val="28"/>
        </w:rPr>
      </w:pPr>
      <w:r w:rsidRPr="00DD4CF6">
        <w:rPr>
          <w:rFonts w:asciiTheme="majorHAnsi" w:hAnsiTheme="majorHAnsi" w:eastAsiaTheme="minorHAnsi"/>
          <w:sz w:val="28"/>
          <w:szCs w:val="28"/>
        </w:rPr>
        <w:t>Bronze (raw ingestion)</w:t>
      </w:r>
    </w:p>
    <w:p w:rsidRPr="00DD4CF6" w:rsidR="008B520E" w:rsidP="00DE4F5D" w:rsidRDefault="008B520E" w14:paraId="03B8B36D" w14:textId="77777777">
      <w:pPr>
        <w:pStyle w:val="ListParagraph"/>
        <w:numPr>
          <w:ilvl w:val="0"/>
          <w:numId w:val="53"/>
        </w:numPr>
        <w:rPr>
          <w:rFonts w:asciiTheme="majorHAnsi" w:hAnsiTheme="majorHAnsi" w:eastAsiaTheme="minorHAnsi"/>
          <w:sz w:val="28"/>
          <w:szCs w:val="28"/>
        </w:rPr>
      </w:pPr>
      <w:r w:rsidRPr="00DD4CF6">
        <w:rPr>
          <w:rFonts w:asciiTheme="majorHAnsi" w:hAnsiTheme="majorHAnsi" w:eastAsiaTheme="minorHAnsi"/>
          <w:sz w:val="28"/>
          <w:szCs w:val="28"/>
        </w:rPr>
        <w:t>Silver (validation and transformation)</w:t>
      </w:r>
    </w:p>
    <w:p w:rsidRPr="00DD4CF6" w:rsidR="008B520E" w:rsidP="00DE4F5D" w:rsidRDefault="71BCCB8F" w14:paraId="5FC8079B" w14:textId="636AA58C">
      <w:pPr>
        <w:pStyle w:val="ListParagraph"/>
        <w:numPr>
          <w:ilvl w:val="0"/>
          <w:numId w:val="53"/>
        </w:numPr>
        <w:rPr>
          <w:rFonts w:asciiTheme="majorHAnsi" w:hAnsiTheme="majorHAnsi"/>
          <w:sz w:val="28"/>
          <w:szCs w:val="28"/>
        </w:rPr>
      </w:pPr>
      <w:r w:rsidRPr="60E7682D">
        <w:rPr>
          <w:rFonts w:asciiTheme="majorHAnsi" w:hAnsiTheme="majorHAnsi"/>
          <w:sz w:val="28"/>
          <w:szCs w:val="28"/>
        </w:rPr>
        <w:t xml:space="preserve">Silver </w:t>
      </w:r>
      <w:r w:rsidRPr="60E7682D" w:rsidR="008B520E">
        <w:rPr>
          <w:rFonts w:asciiTheme="majorHAnsi" w:hAnsiTheme="majorHAnsi"/>
          <w:sz w:val="28"/>
          <w:szCs w:val="28"/>
        </w:rPr>
        <w:t>Curated (ODS)</w:t>
      </w:r>
    </w:p>
    <w:p w:rsidRPr="00DD4CF6" w:rsidR="008B520E" w:rsidP="00DE4F5D" w:rsidRDefault="008B520E" w14:paraId="17D8A931" w14:textId="77777777">
      <w:pPr>
        <w:pStyle w:val="ListParagraph"/>
        <w:numPr>
          <w:ilvl w:val="0"/>
          <w:numId w:val="53"/>
        </w:numPr>
        <w:rPr>
          <w:rFonts w:asciiTheme="majorHAnsi" w:hAnsiTheme="majorHAnsi" w:eastAsiaTheme="minorHAnsi"/>
          <w:sz w:val="28"/>
          <w:szCs w:val="28"/>
        </w:rPr>
      </w:pPr>
      <w:r w:rsidRPr="00DD4CF6">
        <w:rPr>
          <w:rFonts w:asciiTheme="majorHAnsi" w:hAnsiTheme="majorHAnsi" w:eastAsiaTheme="minorHAnsi"/>
          <w:sz w:val="28"/>
          <w:szCs w:val="28"/>
        </w:rPr>
        <w:t>Gold (analytics)</w:t>
      </w:r>
    </w:p>
    <w:p w:rsidRPr="008B520E" w:rsidR="008B520E" w:rsidP="008B520E" w:rsidRDefault="008B520E" w14:paraId="6DDF7525" w14:textId="77777777">
      <w:pPr>
        <w:rPr>
          <w:rFonts w:asciiTheme="majorHAnsi" w:hAnsiTheme="majorHAnsi" w:eastAsiaTheme="minorHAnsi"/>
          <w:sz w:val="28"/>
          <w:szCs w:val="28"/>
        </w:rPr>
      </w:pPr>
      <w:r w:rsidRPr="008B520E">
        <w:rPr>
          <w:rFonts w:asciiTheme="majorHAnsi" w:hAnsiTheme="majorHAnsi" w:eastAsiaTheme="minorHAnsi"/>
          <w:sz w:val="28"/>
          <w:szCs w:val="28"/>
        </w:rPr>
        <w:t xml:space="preserve">Each stage is tracked using the </w:t>
      </w:r>
      <w:proofErr w:type="spellStart"/>
      <w:r w:rsidRPr="008B520E">
        <w:rPr>
          <w:rFonts w:asciiTheme="majorHAnsi" w:hAnsiTheme="majorHAnsi" w:eastAsiaTheme="minorHAnsi"/>
          <w:b/>
          <w:bCs/>
          <w:sz w:val="28"/>
          <w:szCs w:val="28"/>
        </w:rPr>
        <w:t>batch_stage_status</w:t>
      </w:r>
      <w:proofErr w:type="spellEnd"/>
      <w:r w:rsidRPr="008B520E">
        <w:rPr>
          <w:rFonts w:asciiTheme="majorHAnsi" w:hAnsiTheme="majorHAnsi" w:eastAsiaTheme="minorHAnsi"/>
          <w:sz w:val="28"/>
          <w:szCs w:val="28"/>
        </w:rPr>
        <w:t xml:space="preserve"> table, capturing:</w:t>
      </w:r>
    </w:p>
    <w:p w:rsidRPr="00BC225E" w:rsidR="008B520E" w:rsidP="00DE4F5D" w:rsidRDefault="008B520E" w14:paraId="309DFD0F" w14:textId="77777777">
      <w:pPr>
        <w:pStyle w:val="ListParagraph"/>
        <w:numPr>
          <w:ilvl w:val="0"/>
          <w:numId w:val="54"/>
        </w:numPr>
        <w:rPr>
          <w:rFonts w:asciiTheme="majorHAnsi" w:hAnsiTheme="majorHAnsi" w:eastAsiaTheme="minorHAnsi"/>
          <w:sz w:val="28"/>
          <w:szCs w:val="28"/>
        </w:rPr>
      </w:pPr>
      <w:r w:rsidRPr="00BC225E">
        <w:rPr>
          <w:rFonts w:asciiTheme="majorHAnsi" w:hAnsiTheme="majorHAnsi" w:eastAsiaTheme="minorHAnsi"/>
          <w:sz w:val="28"/>
          <w:szCs w:val="28"/>
        </w:rPr>
        <w:t>stage start and end timestamps</w:t>
      </w:r>
    </w:p>
    <w:p w:rsidRPr="00BC225E" w:rsidR="008B520E" w:rsidP="00DE4F5D" w:rsidRDefault="008B520E" w14:paraId="38020297" w14:textId="77777777">
      <w:pPr>
        <w:pStyle w:val="ListParagraph"/>
        <w:numPr>
          <w:ilvl w:val="0"/>
          <w:numId w:val="54"/>
        </w:numPr>
        <w:rPr>
          <w:rFonts w:asciiTheme="majorHAnsi" w:hAnsiTheme="majorHAnsi" w:eastAsiaTheme="minorHAnsi"/>
          <w:sz w:val="28"/>
          <w:szCs w:val="28"/>
        </w:rPr>
      </w:pPr>
      <w:r w:rsidRPr="00BC225E">
        <w:rPr>
          <w:rFonts w:asciiTheme="majorHAnsi" w:hAnsiTheme="majorHAnsi" w:eastAsiaTheme="minorHAnsi"/>
          <w:sz w:val="28"/>
          <w:szCs w:val="28"/>
        </w:rPr>
        <w:t>records processed</w:t>
      </w:r>
    </w:p>
    <w:p w:rsidRPr="00BC225E" w:rsidR="00B81CC1" w:rsidP="00DE4F5D" w:rsidRDefault="008B520E" w14:paraId="4AEFE928" w14:textId="52D97DF6">
      <w:pPr>
        <w:pStyle w:val="ListParagraph"/>
        <w:numPr>
          <w:ilvl w:val="0"/>
          <w:numId w:val="54"/>
        </w:numPr>
        <w:rPr>
          <w:rFonts w:asciiTheme="majorHAnsi" w:hAnsiTheme="majorHAnsi" w:eastAsiaTheme="minorHAnsi"/>
          <w:sz w:val="28"/>
          <w:szCs w:val="28"/>
        </w:rPr>
      </w:pPr>
      <w:r w:rsidRPr="00BC225E">
        <w:rPr>
          <w:rFonts w:asciiTheme="majorHAnsi" w:hAnsiTheme="majorHAnsi" w:eastAsiaTheme="minorHAnsi"/>
          <w:sz w:val="28"/>
          <w:szCs w:val="28"/>
        </w:rPr>
        <w:t>error counts</w:t>
      </w:r>
    </w:p>
    <w:p w:rsidRPr="00B81CC1" w:rsidR="00BC225E" w:rsidP="00503FC9" w:rsidRDefault="76901CB8" w14:paraId="7A6BE39F" w14:textId="02C63A2B">
      <w:pPr>
        <w:pStyle w:val="Heading2"/>
      </w:pPr>
      <w:bookmarkStart w:name="_Toc644962450" w:id="768999818"/>
      <w:r w:rsidR="38523203">
        <w:rPr/>
        <w:t>6.3 Error Handling Framework</w:t>
      </w:r>
      <w:bookmarkEnd w:id="768999818"/>
    </w:p>
    <w:p w:rsidRPr="00B81CC1" w:rsidR="00B81CC1" w:rsidP="00B81CC1" w:rsidRDefault="00B81CC1" w14:paraId="3985EC8F" w14:textId="77777777">
      <w:pPr>
        <w:rPr>
          <w:rFonts w:asciiTheme="majorHAnsi" w:hAnsiTheme="majorHAnsi" w:eastAsiaTheme="minorHAnsi"/>
          <w:sz w:val="28"/>
          <w:szCs w:val="28"/>
        </w:rPr>
      </w:pPr>
      <w:r w:rsidRPr="00B81CC1">
        <w:rPr>
          <w:rFonts w:asciiTheme="majorHAnsi" w:hAnsiTheme="majorHAnsi" w:eastAsiaTheme="minorHAnsi"/>
          <w:sz w:val="28"/>
          <w:szCs w:val="28"/>
        </w:rPr>
        <w:t>The platform implements structured and centralized error handling across all processing stages.</w:t>
      </w:r>
    </w:p>
    <w:p w:rsidRPr="00B81CC1" w:rsidR="00B81CC1" w:rsidP="00B81CC1" w:rsidRDefault="009E0746" w14:paraId="29B677A0" w14:textId="1662979A">
      <w:pPr>
        <w:rPr>
          <w:rFonts w:asciiTheme="majorHAnsi" w:hAnsiTheme="majorHAnsi" w:eastAsiaTheme="majorEastAsia" w:cstheme="majorBidi"/>
          <w:color w:val="0F4761" w:themeColor="accent1" w:themeShade="BF"/>
          <w:sz w:val="28"/>
          <w:szCs w:val="28"/>
        </w:rPr>
      </w:pPr>
      <w:r w:rsidRPr="0014483D">
        <w:rPr>
          <w:rFonts w:asciiTheme="majorHAnsi" w:hAnsiTheme="majorHAnsi" w:eastAsiaTheme="majorEastAsia" w:cstheme="majorBidi"/>
          <w:color w:val="0F4761" w:themeColor="accent1" w:themeShade="BF"/>
          <w:sz w:val="28"/>
          <w:szCs w:val="28"/>
        </w:rPr>
        <w:t xml:space="preserve">6.3.1 </w:t>
      </w:r>
      <w:r w:rsidRPr="00B81CC1" w:rsidR="00B81CC1">
        <w:rPr>
          <w:rFonts w:asciiTheme="majorHAnsi" w:hAnsiTheme="majorHAnsi" w:eastAsiaTheme="majorEastAsia" w:cstheme="majorBidi"/>
          <w:color w:val="0F4761" w:themeColor="accent1" w:themeShade="BF"/>
          <w:sz w:val="28"/>
          <w:szCs w:val="28"/>
        </w:rPr>
        <w:t>Error Categories</w:t>
      </w:r>
    </w:p>
    <w:p w:rsidRPr="00B81CC1" w:rsidR="00B81CC1" w:rsidP="00B81CC1" w:rsidRDefault="00B81CC1" w14:paraId="58180C91" w14:textId="77777777">
      <w:pPr>
        <w:rPr>
          <w:rFonts w:asciiTheme="majorHAnsi" w:hAnsiTheme="majorHAnsi" w:eastAsiaTheme="minorHAnsi"/>
          <w:sz w:val="28"/>
          <w:szCs w:val="28"/>
        </w:rPr>
      </w:pPr>
      <w:r w:rsidRPr="00B81CC1">
        <w:rPr>
          <w:rFonts w:asciiTheme="majorHAnsi" w:hAnsiTheme="majorHAnsi" w:eastAsiaTheme="minorHAnsi"/>
          <w:sz w:val="28"/>
          <w:szCs w:val="28"/>
        </w:rPr>
        <w:t>Errors are classified into the following types:</w:t>
      </w:r>
    </w:p>
    <w:p w:rsidRPr="00BC225E" w:rsidR="00B81CC1" w:rsidP="00DE4F5D" w:rsidRDefault="00B81CC1" w14:paraId="2DA6EF8B" w14:textId="77777777">
      <w:pPr>
        <w:pStyle w:val="ListParagraph"/>
        <w:numPr>
          <w:ilvl w:val="0"/>
          <w:numId w:val="55"/>
        </w:numPr>
        <w:tabs>
          <w:tab w:val="num" w:pos="720"/>
        </w:tabs>
        <w:rPr>
          <w:rFonts w:asciiTheme="majorHAnsi" w:hAnsiTheme="majorHAnsi" w:eastAsiaTheme="minorHAnsi"/>
          <w:sz w:val="28"/>
          <w:szCs w:val="28"/>
        </w:rPr>
      </w:pPr>
      <w:r w:rsidRPr="00BC225E">
        <w:rPr>
          <w:rFonts w:asciiTheme="majorHAnsi" w:hAnsiTheme="majorHAnsi" w:eastAsiaTheme="minorHAnsi"/>
          <w:sz w:val="28"/>
          <w:szCs w:val="28"/>
        </w:rPr>
        <w:t>FILE_ERROR</w:t>
      </w:r>
    </w:p>
    <w:p w:rsidRPr="00BC225E" w:rsidR="00B81CC1" w:rsidP="00DE4F5D" w:rsidRDefault="00B81CC1" w14:paraId="78406B4E" w14:textId="77777777">
      <w:pPr>
        <w:pStyle w:val="ListParagraph"/>
        <w:numPr>
          <w:ilvl w:val="0"/>
          <w:numId w:val="55"/>
        </w:numPr>
        <w:tabs>
          <w:tab w:val="num" w:pos="720"/>
        </w:tabs>
        <w:rPr>
          <w:rFonts w:asciiTheme="majorHAnsi" w:hAnsiTheme="majorHAnsi" w:eastAsiaTheme="minorHAnsi"/>
          <w:sz w:val="28"/>
          <w:szCs w:val="28"/>
        </w:rPr>
      </w:pPr>
      <w:r w:rsidRPr="00BC225E">
        <w:rPr>
          <w:rFonts w:asciiTheme="majorHAnsi" w:hAnsiTheme="majorHAnsi" w:eastAsiaTheme="minorHAnsi"/>
          <w:sz w:val="28"/>
          <w:szCs w:val="28"/>
        </w:rPr>
        <w:t>SCHEMA_ERROR</w:t>
      </w:r>
    </w:p>
    <w:p w:rsidRPr="00BC225E" w:rsidR="00B81CC1" w:rsidP="00DE4F5D" w:rsidRDefault="00B81CC1" w14:paraId="5A6177EF" w14:textId="77777777">
      <w:pPr>
        <w:pStyle w:val="ListParagraph"/>
        <w:numPr>
          <w:ilvl w:val="0"/>
          <w:numId w:val="55"/>
        </w:numPr>
        <w:tabs>
          <w:tab w:val="num" w:pos="720"/>
        </w:tabs>
        <w:rPr>
          <w:rFonts w:asciiTheme="majorHAnsi" w:hAnsiTheme="majorHAnsi" w:eastAsiaTheme="minorHAnsi"/>
          <w:sz w:val="28"/>
          <w:szCs w:val="28"/>
        </w:rPr>
      </w:pPr>
      <w:r w:rsidRPr="00BC225E">
        <w:rPr>
          <w:rFonts w:asciiTheme="majorHAnsi" w:hAnsiTheme="majorHAnsi" w:eastAsiaTheme="minorHAnsi"/>
          <w:sz w:val="28"/>
          <w:szCs w:val="28"/>
        </w:rPr>
        <w:t>VALIDATION_ERROR</w:t>
      </w:r>
    </w:p>
    <w:p w:rsidRPr="00BC225E" w:rsidR="00B81CC1" w:rsidP="00DE4F5D" w:rsidRDefault="00B81CC1" w14:paraId="6842FB8A" w14:textId="77777777">
      <w:pPr>
        <w:pStyle w:val="ListParagraph"/>
        <w:numPr>
          <w:ilvl w:val="0"/>
          <w:numId w:val="55"/>
        </w:numPr>
        <w:tabs>
          <w:tab w:val="num" w:pos="720"/>
        </w:tabs>
        <w:rPr>
          <w:rFonts w:asciiTheme="majorHAnsi" w:hAnsiTheme="majorHAnsi" w:eastAsiaTheme="minorHAnsi"/>
          <w:sz w:val="28"/>
          <w:szCs w:val="28"/>
        </w:rPr>
      </w:pPr>
      <w:r w:rsidRPr="00BC225E">
        <w:rPr>
          <w:rFonts w:asciiTheme="majorHAnsi" w:hAnsiTheme="majorHAnsi" w:eastAsiaTheme="minorHAnsi"/>
          <w:sz w:val="28"/>
          <w:szCs w:val="28"/>
        </w:rPr>
        <w:t>TRANSFORMATION_ERROR</w:t>
      </w:r>
    </w:p>
    <w:p w:rsidRPr="00BC225E" w:rsidR="00B81CC1" w:rsidP="00DE4F5D" w:rsidRDefault="00B81CC1" w14:paraId="6CB8D6AA" w14:textId="77777777">
      <w:pPr>
        <w:pStyle w:val="ListParagraph"/>
        <w:numPr>
          <w:ilvl w:val="0"/>
          <w:numId w:val="55"/>
        </w:numPr>
        <w:tabs>
          <w:tab w:val="num" w:pos="720"/>
        </w:tabs>
        <w:rPr>
          <w:rFonts w:asciiTheme="majorHAnsi" w:hAnsiTheme="majorHAnsi" w:eastAsiaTheme="minorHAnsi"/>
          <w:sz w:val="28"/>
          <w:szCs w:val="28"/>
        </w:rPr>
      </w:pPr>
      <w:r w:rsidRPr="00BC225E">
        <w:rPr>
          <w:rFonts w:asciiTheme="majorHAnsi" w:hAnsiTheme="majorHAnsi" w:eastAsiaTheme="minorHAnsi"/>
          <w:sz w:val="28"/>
          <w:szCs w:val="28"/>
        </w:rPr>
        <w:t>INTEGRATION_ERROR</w:t>
      </w:r>
    </w:p>
    <w:p w:rsidRPr="00BC225E" w:rsidR="00B81CC1" w:rsidP="00DE4F5D" w:rsidRDefault="00B81CC1" w14:paraId="0A10296D" w14:textId="77777777">
      <w:pPr>
        <w:pStyle w:val="ListParagraph"/>
        <w:numPr>
          <w:ilvl w:val="0"/>
          <w:numId w:val="55"/>
        </w:numPr>
        <w:tabs>
          <w:tab w:val="num" w:pos="720"/>
        </w:tabs>
        <w:rPr>
          <w:rFonts w:asciiTheme="majorHAnsi" w:hAnsiTheme="majorHAnsi" w:eastAsiaTheme="minorHAnsi"/>
          <w:sz w:val="28"/>
          <w:szCs w:val="28"/>
        </w:rPr>
      </w:pPr>
      <w:r w:rsidRPr="00BC225E">
        <w:rPr>
          <w:rFonts w:asciiTheme="majorHAnsi" w:hAnsiTheme="majorHAnsi" w:eastAsiaTheme="minorHAnsi"/>
          <w:sz w:val="28"/>
          <w:szCs w:val="28"/>
        </w:rPr>
        <w:t>SYSTEM_ERROR</w:t>
      </w:r>
    </w:p>
    <w:p w:rsidRPr="00B81CC1" w:rsidR="00B81CC1" w:rsidP="00B81CC1" w:rsidRDefault="009E0746" w14:paraId="3311BC1B" w14:textId="4B561E2F">
      <w:pPr>
        <w:rPr>
          <w:rFonts w:asciiTheme="majorHAnsi" w:hAnsiTheme="majorHAnsi" w:eastAsiaTheme="majorEastAsia" w:cstheme="majorBidi"/>
          <w:color w:val="0F4761" w:themeColor="accent1" w:themeShade="BF"/>
          <w:sz w:val="28"/>
          <w:szCs w:val="28"/>
        </w:rPr>
      </w:pPr>
      <w:r w:rsidRPr="0014483D">
        <w:rPr>
          <w:rFonts w:asciiTheme="majorHAnsi" w:hAnsiTheme="majorHAnsi" w:eastAsiaTheme="majorEastAsia" w:cstheme="majorBidi"/>
          <w:color w:val="0F4761" w:themeColor="accent1" w:themeShade="BF"/>
          <w:sz w:val="28"/>
          <w:szCs w:val="28"/>
        </w:rPr>
        <w:t xml:space="preserve">6.3.2 </w:t>
      </w:r>
      <w:r w:rsidRPr="00B81CC1" w:rsidR="00B81CC1">
        <w:rPr>
          <w:rFonts w:asciiTheme="majorHAnsi" w:hAnsiTheme="majorHAnsi" w:eastAsiaTheme="majorEastAsia" w:cstheme="majorBidi"/>
          <w:color w:val="0F4761" w:themeColor="accent1" w:themeShade="BF"/>
          <w:sz w:val="28"/>
          <w:szCs w:val="28"/>
        </w:rPr>
        <w:t>Quarantine Strategy</w:t>
      </w:r>
    </w:p>
    <w:p w:rsidRPr="00B81CC1" w:rsidR="00B81CC1" w:rsidP="00B81CC1" w:rsidRDefault="00B81CC1" w14:paraId="4A6A25F5" w14:textId="77777777">
      <w:pPr>
        <w:rPr>
          <w:rFonts w:asciiTheme="majorHAnsi" w:hAnsiTheme="majorHAnsi" w:eastAsiaTheme="minorHAnsi"/>
          <w:sz w:val="28"/>
          <w:szCs w:val="28"/>
        </w:rPr>
      </w:pPr>
      <w:r w:rsidRPr="00B81CC1">
        <w:rPr>
          <w:rFonts w:asciiTheme="majorHAnsi" w:hAnsiTheme="majorHAnsi" w:eastAsiaTheme="minorHAnsi"/>
          <w:sz w:val="28"/>
          <w:szCs w:val="28"/>
        </w:rPr>
        <w:t>Invalid records are not discarded. Instead, they are written to quarantine tables with full lineage metadata.</w:t>
      </w:r>
    </w:p>
    <w:p w:rsidRPr="00B81CC1" w:rsidR="00B81CC1" w:rsidP="00B81CC1" w:rsidRDefault="00B81CC1" w14:paraId="653F1326" w14:textId="77777777">
      <w:pPr>
        <w:rPr>
          <w:rFonts w:asciiTheme="majorHAnsi" w:hAnsiTheme="majorHAnsi" w:eastAsiaTheme="minorHAnsi"/>
          <w:sz w:val="28"/>
          <w:szCs w:val="28"/>
        </w:rPr>
      </w:pPr>
      <w:r w:rsidRPr="00B81CC1">
        <w:rPr>
          <w:rFonts w:asciiTheme="majorHAnsi" w:hAnsiTheme="majorHAnsi" w:eastAsiaTheme="minorHAnsi"/>
          <w:sz w:val="28"/>
          <w:szCs w:val="28"/>
        </w:rPr>
        <w:t xml:space="preserve">Example table: </w:t>
      </w:r>
      <w:proofErr w:type="spellStart"/>
      <w:r w:rsidRPr="00B81CC1">
        <w:rPr>
          <w:rFonts w:asciiTheme="majorHAnsi" w:hAnsiTheme="majorHAnsi" w:eastAsiaTheme="minorHAnsi"/>
          <w:sz w:val="28"/>
          <w:szCs w:val="28"/>
        </w:rPr>
        <w:t>quarantine_records</w:t>
      </w:r>
      <w:proofErr w:type="spellEnd"/>
    </w:p>
    <w:p w:rsidRPr="00B81CC1" w:rsidR="00B81CC1" w:rsidP="00B81CC1" w:rsidRDefault="00B81CC1" w14:paraId="3FCE8F44" w14:textId="77777777">
      <w:pPr>
        <w:rPr>
          <w:rFonts w:asciiTheme="majorHAnsi" w:hAnsiTheme="majorHAnsi" w:eastAsiaTheme="minorHAnsi"/>
          <w:sz w:val="28"/>
          <w:szCs w:val="28"/>
        </w:rPr>
      </w:pPr>
      <w:r w:rsidRPr="00B81CC1">
        <w:rPr>
          <w:rFonts w:asciiTheme="majorHAnsi" w:hAnsiTheme="majorHAnsi" w:eastAsiaTheme="minorHAnsi"/>
          <w:sz w:val="28"/>
          <w:szCs w:val="28"/>
        </w:rPr>
        <w:t>Each record includes:</w:t>
      </w:r>
    </w:p>
    <w:p w:rsidRPr="00503FC9" w:rsidR="00B81CC1" w:rsidP="00DE4F5D" w:rsidRDefault="00B81CC1" w14:paraId="725B0435" w14:textId="77777777">
      <w:pPr>
        <w:pStyle w:val="ListParagraph"/>
        <w:numPr>
          <w:ilvl w:val="0"/>
          <w:numId w:val="56"/>
        </w:numPr>
        <w:rPr>
          <w:rFonts w:asciiTheme="majorHAnsi" w:hAnsiTheme="majorHAnsi" w:eastAsiaTheme="minorHAnsi"/>
          <w:sz w:val="28"/>
          <w:szCs w:val="28"/>
        </w:rPr>
      </w:pPr>
      <w:proofErr w:type="spellStart"/>
      <w:r w:rsidRPr="00503FC9">
        <w:rPr>
          <w:rFonts w:asciiTheme="majorHAnsi" w:hAnsiTheme="majorHAnsi" w:eastAsiaTheme="minorHAnsi"/>
          <w:sz w:val="28"/>
          <w:szCs w:val="28"/>
        </w:rPr>
        <w:t>batch_id</w:t>
      </w:r>
      <w:proofErr w:type="spellEnd"/>
    </w:p>
    <w:p w:rsidRPr="00503FC9" w:rsidR="00B81CC1" w:rsidP="00DE4F5D" w:rsidRDefault="00B81CC1" w14:paraId="28BD63A9" w14:textId="77777777">
      <w:pPr>
        <w:pStyle w:val="ListParagraph"/>
        <w:numPr>
          <w:ilvl w:val="0"/>
          <w:numId w:val="56"/>
        </w:numPr>
        <w:rPr>
          <w:rFonts w:asciiTheme="majorHAnsi" w:hAnsiTheme="majorHAnsi" w:eastAsiaTheme="minorHAnsi"/>
          <w:sz w:val="28"/>
          <w:szCs w:val="28"/>
        </w:rPr>
      </w:pPr>
      <w:proofErr w:type="spellStart"/>
      <w:r w:rsidRPr="00503FC9">
        <w:rPr>
          <w:rFonts w:asciiTheme="majorHAnsi" w:hAnsiTheme="majorHAnsi" w:eastAsiaTheme="minorHAnsi"/>
          <w:sz w:val="28"/>
          <w:szCs w:val="28"/>
        </w:rPr>
        <w:t>stage_name</w:t>
      </w:r>
      <w:proofErr w:type="spellEnd"/>
    </w:p>
    <w:p w:rsidRPr="00503FC9" w:rsidR="00B81CC1" w:rsidP="00DE4F5D" w:rsidRDefault="00B81CC1" w14:paraId="04A50E5C" w14:textId="77777777">
      <w:pPr>
        <w:pStyle w:val="ListParagraph"/>
        <w:numPr>
          <w:ilvl w:val="0"/>
          <w:numId w:val="56"/>
        </w:numPr>
        <w:rPr>
          <w:rFonts w:asciiTheme="majorHAnsi" w:hAnsiTheme="majorHAnsi" w:eastAsiaTheme="minorHAnsi"/>
          <w:sz w:val="28"/>
          <w:szCs w:val="28"/>
        </w:rPr>
      </w:pPr>
      <w:proofErr w:type="spellStart"/>
      <w:r w:rsidRPr="00503FC9">
        <w:rPr>
          <w:rFonts w:asciiTheme="majorHAnsi" w:hAnsiTheme="majorHAnsi" w:eastAsiaTheme="minorHAnsi"/>
          <w:sz w:val="28"/>
          <w:szCs w:val="28"/>
        </w:rPr>
        <w:t>source_table</w:t>
      </w:r>
      <w:proofErr w:type="spellEnd"/>
    </w:p>
    <w:p w:rsidRPr="00503FC9" w:rsidR="00B81CC1" w:rsidP="00DE4F5D" w:rsidRDefault="00B81CC1" w14:paraId="4B24893B" w14:textId="77777777">
      <w:pPr>
        <w:pStyle w:val="ListParagraph"/>
        <w:numPr>
          <w:ilvl w:val="0"/>
          <w:numId w:val="56"/>
        </w:numPr>
        <w:rPr>
          <w:rFonts w:asciiTheme="majorHAnsi" w:hAnsiTheme="majorHAnsi" w:eastAsiaTheme="minorHAnsi"/>
          <w:sz w:val="28"/>
          <w:szCs w:val="28"/>
        </w:rPr>
      </w:pPr>
      <w:proofErr w:type="spellStart"/>
      <w:r w:rsidRPr="00503FC9">
        <w:rPr>
          <w:rFonts w:asciiTheme="majorHAnsi" w:hAnsiTheme="majorHAnsi" w:eastAsiaTheme="minorHAnsi"/>
          <w:sz w:val="28"/>
          <w:szCs w:val="28"/>
        </w:rPr>
        <w:t>record_key</w:t>
      </w:r>
      <w:proofErr w:type="spellEnd"/>
    </w:p>
    <w:p w:rsidRPr="00503FC9" w:rsidR="00B81CC1" w:rsidP="00DE4F5D" w:rsidRDefault="00B81CC1" w14:paraId="53B183E9" w14:textId="77777777">
      <w:pPr>
        <w:pStyle w:val="ListParagraph"/>
        <w:numPr>
          <w:ilvl w:val="0"/>
          <w:numId w:val="56"/>
        </w:numPr>
        <w:rPr>
          <w:rFonts w:asciiTheme="majorHAnsi" w:hAnsiTheme="majorHAnsi" w:eastAsiaTheme="minorHAnsi"/>
          <w:sz w:val="28"/>
          <w:szCs w:val="28"/>
        </w:rPr>
      </w:pPr>
      <w:proofErr w:type="spellStart"/>
      <w:r w:rsidRPr="00503FC9">
        <w:rPr>
          <w:rFonts w:asciiTheme="majorHAnsi" w:hAnsiTheme="majorHAnsi" w:eastAsiaTheme="minorHAnsi"/>
          <w:sz w:val="28"/>
          <w:szCs w:val="28"/>
        </w:rPr>
        <w:t>error_type</w:t>
      </w:r>
      <w:proofErr w:type="spellEnd"/>
    </w:p>
    <w:p w:rsidRPr="00503FC9" w:rsidR="00B81CC1" w:rsidP="00DE4F5D" w:rsidRDefault="00B81CC1" w14:paraId="5C1E5590" w14:textId="77777777">
      <w:pPr>
        <w:pStyle w:val="ListParagraph"/>
        <w:numPr>
          <w:ilvl w:val="0"/>
          <w:numId w:val="56"/>
        </w:numPr>
        <w:rPr>
          <w:rFonts w:asciiTheme="majorHAnsi" w:hAnsiTheme="majorHAnsi" w:eastAsiaTheme="minorHAnsi"/>
          <w:sz w:val="28"/>
          <w:szCs w:val="28"/>
        </w:rPr>
      </w:pPr>
      <w:proofErr w:type="spellStart"/>
      <w:r w:rsidRPr="00503FC9">
        <w:rPr>
          <w:rFonts w:asciiTheme="majorHAnsi" w:hAnsiTheme="majorHAnsi" w:eastAsiaTheme="minorHAnsi"/>
          <w:sz w:val="28"/>
          <w:szCs w:val="28"/>
        </w:rPr>
        <w:t>error_message</w:t>
      </w:r>
      <w:proofErr w:type="spellEnd"/>
    </w:p>
    <w:p w:rsidRPr="00503FC9" w:rsidR="00B81CC1" w:rsidP="00DE4F5D" w:rsidRDefault="00B81CC1" w14:paraId="12C55FF0" w14:textId="77777777">
      <w:pPr>
        <w:pStyle w:val="ListParagraph"/>
        <w:numPr>
          <w:ilvl w:val="0"/>
          <w:numId w:val="56"/>
        </w:numPr>
        <w:rPr>
          <w:rFonts w:asciiTheme="majorHAnsi" w:hAnsiTheme="majorHAnsi" w:eastAsiaTheme="minorHAnsi"/>
          <w:sz w:val="28"/>
          <w:szCs w:val="28"/>
        </w:rPr>
      </w:pPr>
      <w:proofErr w:type="spellStart"/>
      <w:r w:rsidRPr="00503FC9">
        <w:rPr>
          <w:rFonts w:asciiTheme="majorHAnsi" w:hAnsiTheme="majorHAnsi" w:eastAsiaTheme="minorHAnsi"/>
          <w:sz w:val="28"/>
          <w:szCs w:val="28"/>
        </w:rPr>
        <w:t>raw_record</w:t>
      </w:r>
      <w:proofErr w:type="spellEnd"/>
    </w:p>
    <w:p w:rsidRPr="00503FC9" w:rsidR="00B81CC1" w:rsidP="00DE4F5D" w:rsidRDefault="00B81CC1" w14:paraId="38FE3FDF" w14:textId="77777777">
      <w:pPr>
        <w:pStyle w:val="ListParagraph"/>
        <w:numPr>
          <w:ilvl w:val="0"/>
          <w:numId w:val="56"/>
        </w:numPr>
        <w:rPr>
          <w:rFonts w:asciiTheme="majorHAnsi" w:hAnsiTheme="majorHAnsi" w:eastAsiaTheme="minorHAnsi"/>
          <w:sz w:val="28"/>
          <w:szCs w:val="28"/>
        </w:rPr>
      </w:pPr>
      <w:proofErr w:type="spellStart"/>
      <w:r w:rsidRPr="00503FC9">
        <w:rPr>
          <w:rFonts w:asciiTheme="majorHAnsi" w:hAnsiTheme="majorHAnsi" w:eastAsiaTheme="minorHAnsi"/>
          <w:sz w:val="28"/>
          <w:szCs w:val="28"/>
        </w:rPr>
        <w:t>created_ts</w:t>
      </w:r>
      <w:proofErr w:type="spellEnd"/>
    </w:p>
    <w:p w:rsidRPr="00B81CC1" w:rsidR="00B81CC1" w:rsidP="63CD9909" w:rsidRDefault="009E0746" w14:paraId="4DC96CC8" w14:textId="085EC69A">
      <w:pPr>
        <w:rPr>
          <w:rFonts w:asciiTheme="majorHAnsi" w:hAnsiTheme="majorHAnsi" w:eastAsiaTheme="majorEastAsia" w:cstheme="majorBidi"/>
          <w:color w:val="0F4761" w:themeColor="accent1" w:themeShade="BF"/>
          <w:sz w:val="28"/>
          <w:szCs w:val="28"/>
        </w:rPr>
      </w:pPr>
      <w:r w:rsidRPr="63CD9909">
        <w:rPr>
          <w:rFonts w:asciiTheme="majorHAnsi" w:hAnsiTheme="majorHAnsi" w:eastAsiaTheme="majorEastAsia" w:cstheme="majorBidi"/>
          <w:color w:val="0F4761" w:themeColor="accent1" w:themeShade="BF"/>
          <w:sz w:val="28"/>
          <w:szCs w:val="28"/>
        </w:rPr>
        <w:t xml:space="preserve">6.3.3 </w:t>
      </w:r>
      <w:r w:rsidRPr="63CD9909" w:rsidR="00B81CC1">
        <w:rPr>
          <w:rFonts w:asciiTheme="majorHAnsi" w:hAnsiTheme="majorHAnsi" w:eastAsiaTheme="majorEastAsia" w:cstheme="majorBidi"/>
          <w:color w:val="0F4761" w:themeColor="accent1" w:themeShade="BF"/>
          <w:sz w:val="28"/>
          <w:szCs w:val="28"/>
        </w:rPr>
        <w:t>Centralized Error Logging</w:t>
      </w:r>
    </w:p>
    <w:p w:rsidRPr="00B81CC1" w:rsidR="00B81CC1" w:rsidP="00B81CC1" w:rsidRDefault="00B81CC1" w14:paraId="435F1131" w14:textId="77777777">
      <w:pPr>
        <w:rPr>
          <w:rFonts w:asciiTheme="majorHAnsi" w:hAnsiTheme="majorHAnsi" w:eastAsiaTheme="minorHAnsi"/>
          <w:sz w:val="28"/>
          <w:szCs w:val="28"/>
        </w:rPr>
      </w:pPr>
      <w:r w:rsidRPr="00B81CC1">
        <w:rPr>
          <w:rFonts w:asciiTheme="majorHAnsi" w:hAnsiTheme="majorHAnsi" w:eastAsiaTheme="minorHAnsi"/>
          <w:sz w:val="28"/>
          <w:szCs w:val="28"/>
        </w:rPr>
        <w:t xml:space="preserve">All errors are recorded in the </w:t>
      </w:r>
      <w:proofErr w:type="spellStart"/>
      <w:r w:rsidRPr="00B81CC1">
        <w:rPr>
          <w:rFonts w:asciiTheme="majorHAnsi" w:hAnsiTheme="majorHAnsi" w:eastAsiaTheme="minorHAnsi"/>
          <w:sz w:val="28"/>
          <w:szCs w:val="28"/>
        </w:rPr>
        <w:t>error_log</w:t>
      </w:r>
      <w:proofErr w:type="spellEnd"/>
      <w:r w:rsidRPr="00B81CC1">
        <w:rPr>
          <w:rFonts w:asciiTheme="majorHAnsi" w:hAnsiTheme="majorHAnsi" w:eastAsiaTheme="minorHAnsi"/>
          <w:sz w:val="28"/>
          <w:szCs w:val="28"/>
        </w:rPr>
        <w:t xml:space="preserve"> table.</w:t>
      </w:r>
    </w:p>
    <w:p w:rsidRPr="00B81CC1" w:rsidR="00B81CC1" w:rsidP="00B81CC1" w:rsidRDefault="00B81CC1" w14:paraId="31236B27" w14:textId="77777777">
      <w:pPr>
        <w:rPr>
          <w:rFonts w:asciiTheme="majorHAnsi" w:hAnsiTheme="majorHAnsi" w:eastAsiaTheme="minorHAnsi"/>
          <w:sz w:val="28"/>
          <w:szCs w:val="28"/>
        </w:rPr>
      </w:pPr>
      <w:r w:rsidRPr="00B81CC1">
        <w:rPr>
          <w:rFonts w:asciiTheme="majorHAnsi" w:hAnsiTheme="majorHAnsi" w:eastAsiaTheme="minorHAnsi"/>
          <w:sz w:val="28"/>
          <w:szCs w:val="28"/>
        </w:rPr>
        <w:t>To ensure replay safety and deduplication, each error record is assigned a deterministic identifier (</w:t>
      </w:r>
      <w:proofErr w:type="spellStart"/>
      <w:r w:rsidRPr="00B81CC1">
        <w:rPr>
          <w:rFonts w:asciiTheme="majorHAnsi" w:hAnsiTheme="majorHAnsi" w:eastAsiaTheme="minorHAnsi"/>
          <w:sz w:val="28"/>
          <w:szCs w:val="28"/>
        </w:rPr>
        <w:t>error_id_hash</w:t>
      </w:r>
      <w:proofErr w:type="spellEnd"/>
      <w:r w:rsidRPr="00B81CC1">
        <w:rPr>
          <w:rFonts w:asciiTheme="majorHAnsi" w:hAnsiTheme="majorHAnsi" w:eastAsiaTheme="minorHAnsi"/>
          <w:sz w:val="28"/>
          <w:szCs w:val="28"/>
        </w:rPr>
        <w:t>) based on:</w:t>
      </w:r>
    </w:p>
    <w:p w:rsidRPr="00503FC9" w:rsidR="00B81CC1" w:rsidP="00DE4F5D" w:rsidRDefault="00B81CC1" w14:paraId="36D295A7" w14:textId="77777777">
      <w:pPr>
        <w:pStyle w:val="ListParagraph"/>
        <w:numPr>
          <w:ilvl w:val="0"/>
          <w:numId w:val="47"/>
        </w:numPr>
        <w:rPr>
          <w:rFonts w:asciiTheme="majorHAnsi" w:hAnsiTheme="majorHAnsi" w:eastAsiaTheme="minorHAnsi"/>
          <w:sz w:val="28"/>
          <w:szCs w:val="28"/>
        </w:rPr>
      </w:pPr>
      <w:proofErr w:type="spellStart"/>
      <w:r w:rsidRPr="00503FC9">
        <w:rPr>
          <w:rFonts w:asciiTheme="majorHAnsi" w:hAnsiTheme="majorHAnsi" w:eastAsiaTheme="minorHAnsi"/>
          <w:sz w:val="28"/>
          <w:szCs w:val="28"/>
        </w:rPr>
        <w:t>batch_id</w:t>
      </w:r>
      <w:proofErr w:type="spellEnd"/>
    </w:p>
    <w:p w:rsidRPr="00503FC9" w:rsidR="00B81CC1" w:rsidP="00DE4F5D" w:rsidRDefault="00B81CC1" w14:paraId="47C40361" w14:textId="77777777">
      <w:pPr>
        <w:pStyle w:val="ListParagraph"/>
        <w:numPr>
          <w:ilvl w:val="0"/>
          <w:numId w:val="47"/>
        </w:numPr>
        <w:rPr>
          <w:rFonts w:asciiTheme="majorHAnsi" w:hAnsiTheme="majorHAnsi" w:eastAsiaTheme="minorHAnsi"/>
          <w:sz w:val="28"/>
          <w:szCs w:val="28"/>
        </w:rPr>
      </w:pPr>
      <w:proofErr w:type="spellStart"/>
      <w:r w:rsidRPr="00503FC9">
        <w:rPr>
          <w:rFonts w:asciiTheme="majorHAnsi" w:hAnsiTheme="majorHAnsi" w:eastAsiaTheme="minorHAnsi"/>
          <w:sz w:val="28"/>
          <w:szCs w:val="28"/>
        </w:rPr>
        <w:t>stage_name</w:t>
      </w:r>
      <w:proofErr w:type="spellEnd"/>
    </w:p>
    <w:p w:rsidRPr="00503FC9" w:rsidR="00B81CC1" w:rsidP="00DE4F5D" w:rsidRDefault="00B81CC1" w14:paraId="45C286AA" w14:textId="77777777">
      <w:pPr>
        <w:pStyle w:val="ListParagraph"/>
        <w:numPr>
          <w:ilvl w:val="0"/>
          <w:numId w:val="47"/>
        </w:numPr>
        <w:rPr>
          <w:rFonts w:asciiTheme="majorHAnsi" w:hAnsiTheme="majorHAnsi" w:eastAsiaTheme="minorHAnsi"/>
          <w:sz w:val="28"/>
          <w:szCs w:val="28"/>
        </w:rPr>
      </w:pPr>
      <w:proofErr w:type="spellStart"/>
      <w:r w:rsidRPr="00503FC9">
        <w:rPr>
          <w:rFonts w:asciiTheme="majorHAnsi" w:hAnsiTheme="majorHAnsi" w:eastAsiaTheme="minorHAnsi"/>
          <w:sz w:val="28"/>
          <w:szCs w:val="28"/>
        </w:rPr>
        <w:t>record_key</w:t>
      </w:r>
      <w:proofErr w:type="spellEnd"/>
    </w:p>
    <w:p w:rsidRPr="00503FC9" w:rsidR="00B81CC1" w:rsidP="00DE4F5D" w:rsidRDefault="00B81CC1" w14:paraId="52B50D36" w14:textId="77777777">
      <w:pPr>
        <w:pStyle w:val="ListParagraph"/>
        <w:numPr>
          <w:ilvl w:val="0"/>
          <w:numId w:val="47"/>
        </w:numPr>
        <w:rPr>
          <w:rFonts w:asciiTheme="majorHAnsi" w:hAnsiTheme="majorHAnsi" w:eastAsiaTheme="minorHAnsi"/>
          <w:sz w:val="28"/>
          <w:szCs w:val="28"/>
        </w:rPr>
      </w:pPr>
      <w:proofErr w:type="spellStart"/>
      <w:r w:rsidRPr="00503FC9">
        <w:rPr>
          <w:rFonts w:asciiTheme="majorHAnsi" w:hAnsiTheme="majorHAnsi" w:eastAsiaTheme="minorHAnsi"/>
          <w:sz w:val="28"/>
          <w:szCs w:val="28"/>
        </w:rPr>
        <w:t>error_type</w:t>
      </w:r>
      <w:proofErr w:type="spellEnd"/>
    </w:p>
    <w:p w:rsidRPr="00503FC9" w:rsidR="00B81CC1" w:rsidP="00DE4F5D" w:rsidRDefault="00B81CC1" w14:paraId="06C8A836" w14:textId="77777777">
      <w:pPr>
        <w:pStyle w:val="ListParagraph"/>
        <w:numPr>
          <w:ilvl w:val="0"/>
          <w:numId w:val="47"/>
        </w:numPr>
        <w:rPr>
          <w:rFonts w:asciiTheme="majorHAnsi" w:hAnsiTheme="majorHAnsi" w:eastAsiaTheme="minorHAnsi"/>
          <w:sz w:val="28"/>
          <w:szCs w:val="28"/>
        </w:rPr>
      </w:pPr>
      <w:r w:rsidRPr="60E7682D">
        <w:rPr>
          <w:rFonts w:asciiTheme="majorHAnsi" w:hAnsiTheme="majorHAnsi"/>
          <w:sz w:val="28"/>
          <w:szCs w:val="28"/>
        </w:rPr>
        <w:t>rule identifier</w:t>
      </w:r>
    </w:p>
    <w:p w:rsidR="4638B278" w:rsidP="60E7682D" w:rsidRDefault="4638B278" w14:paraId="71E3B25C" w14:textId="64BB840A">
      <w:r w:rsidRPr="60E7682D">
        <w:rPr>
          <w:rFonts w:ascii="Aptos Display" w:hAnsi="Aptos Display" w:eastAsia="Aptos Display" w:cs="Aptos Display"/>
          <w:sz w:val="28"/>
          <w:szCs w:val="28"/>
        </w:rPr>
        <w:t>This ensures replay safety and prevents duplicate error logging across retries.</w:t>
      </w:r>
    </w:p>
    <w:p w:rsidRPr="00B81CC1" w:rsidR="00B81CC1" w:rsidP="00B81CC1" w:rsidRDefault="009E0746" w14:paraId="59455B04" w14:textId="68ABA687">
      <w:pPr>
        <w:rPr>
          <w:rFonts w:asciiTheme="majorHAnsi" w:hAnsiTheme="majorHAnsi" w:eastAsiaTheme="majorEastAsia" w:cstheme="majorBidi"/>
          <w:color w:val="0F4761" w:themeColor="accent1" w:themeShade="BF"/>
          <w:sz w:val="28"/>
          <w:szCs w:val="28"/>
        </w:rPr>
      </w:pPr>
      <w:r w:rsidRPr="0014483D">
        <w:rPr>
          <w:rFonts w:asciiTheme="majorHAnsi" w:hAnsiTheme="majorHAnsi" w:eastAsiaTheme="majorEastAsia" w:cstheme="majorBidi"/>
          <w:color w:val="0F4761" w:themeColor="accent1" w:themeShade="BF"/>
          <w:sz w:val="28"/>
          <w:szCs w:val="28"/>
        </w:rPr>
        <w:t xml:space="preserve">6.3.4 </w:t>
      </w:r>
      <w:r w:rsidRPr="00B81CC1" w:rsidR="00B81CC1">
        <w:rPr>
          <w:rFonts w:asciiTheme="majorHAnsi" w:hAnsiTheme="majorHAnsi" w:eastAsiaTheme="majorEastAsia" w:cstheme="majorBidi"/>
          <w:color w:val="0F4761" w:themeColor="accent1" w:themeShade="BF"/>
          <w:sz w:val="28"/>
          <w:szCs w:val="28"/>
        </w:rPr>
        <w:t>Error Threshold Handling</w:t>
      </w:r>
    </w:p>
    <w:p w:rsidRPr="00B81CC1" w:rsidR="00B81CC1" w:rsidP="00B81CC1" w:rsidRDefault="00B81CC1" w14:paraId="54C191CD" w14:textId="77777777">
      <w:pPr>
        <w:rPr>
          <w:rFonts w:asciiTheme="majorHAnsi" w:hAnsiTheme="majorHAnsi" w:eastAsiaTheme="minorHAnsi"/>
          <w:sz w:val="28"/>
          <w:szCs w:val="28"/>
        </w:rPr>
      </w:pPr>
      <w:r w:rsidRPr="00B81CC1">
        <w:rPr>
          <w:rFonts w:asciiTheme="majorHAnsi" w:hAnsiTheme="majorHAnsi" w:eastAsiaTheme="minorHAnsi"/>
          <w:sz w:val="28"/>
          <w:szCs w:val="28"/>
        </w:rPr>
        <w:t>Each stage enforces configurable error thresholds.</w:t>
      </w:r>
    </w:p>
    <w:p w:rsidRPr="00B81CC1" w:rsidR="00B81CC1" w:rsidP="60E7682D" w:rsidRDefault="00B81CC1" w14:paraId="21034E26" w14:textId="0A384B18">
      <w:pPr>
        <w:rPr>
          <w:rFonts w:asciiTheme="majorHAnsi" w:hAnsiTheme="majorHAnsi"/>
          <w:sz w:val="28"/>
          <w:szCs w:val="28"/>
        </w:rPr>
      </w:pPr>
      <w:r w:rsidRPr="60E7682D">
        <w:rPr>
          <w:rFonts w:asciiTheme="majorHAnsi" w:hAnsiTheme="majorHAnsi"/>
          <w:sz w:val="28"/>
          <w:szCs w:val="28"/>
        </w:rPr>
        <w:t>Example policy</w:t>
      </w:r>
      <w:r w:rsidRPr="60E7682D" w:rsidR="7165C47E">
        <w:rPr>
          <w:rFonts w:asciiTheme="majorHAnsi" w:hAnsiTheme="majorHAnsi"/>
          <w:sz w:val="28"/>
          <w:szCs w:val="28"/>
        </w:rPr>
        <w:t xml:space="preserve"> (configurable)</w:t>
      </w:r>
      <w:r w:rsidRPr="60E7682D">
        <w:rPr>
          <w:rFonts w:asciiTheme="majorHAnsi" w:hAnsiTheme="majorHAnsi"/>
          <w:sz w:val="28"/>
          <w:szCs w:val="28"/>
        </w:rPr>
        <w:t>:</w:t>
      </w:r>
    </w:p>
    <w:p w:rsidRPr="00503FC9" w:rsidR="00B81CC1" w:rsidP="00DE4F5D" w:rsidRDefault="00B81CC1" w14:paraId="16D9D821" w14:textId="77777777">
      <w:pPr>
        <w:pStyle w:val="ListParagraph"/>
        <w:numPr>
          <w:ilvl w:val="0"/>
          <w:numId w:val="57"/>
        </w:numPr>
        <w:rPr>
          <w:rFonts w:asciiTheme="majorHAnsi" w:hAnsiTheme="majorHAnsi" w:eastAsiaTheme="minorHAnsi"/>
          <w:sz w:val="28"/>
          <w:szCs w:val="28"/>
        </w:rPr>
      </w:pPr>
      <w:r w:rsidRPr="00503FC9">
        <w:rPr>
          <w:rFonts w:asciiTheme="majorHAnsi" w:hAnsiTheme="majorHAnsi" w:eastAsiaTheme="minorHAnsi"/>
          <w:sz w:val="28"/>
          <w:szCs w:val="28"/>
        </w:rPr>
        <w:t>error rate &lt; 0.1% → continue</w:t>
      </w:r>
    </w:p>
    <w:p w:rsidRPr="00503FC9" w:rsidR="00B81CC1" w:rsidP="00DE4F5D" w:rsidRDefault="00B81CC1" w14:paraId="3E45390A" w14:textId="77777777">
      <w:pPr>
        <w:pStyle w:val="ListParagraph"/>
        <w:numPr>
          <w:ilvl w:val="0"/>
          <w:numId w:val="57"/>
        </w:numPr>
        <w:rPr>
          <w:rFonts w:asciiTheme="majorHAnsi" w:hAnsiTheme="majorHAnsi" w:eastAsiaTheme="minorHAnsi"/>
          <w:sz w:val="28"/>
          <w:szCs w:val="28"/>
        </w:rPr>
      </w:pPr>
      <w:r w:rsidRPr="00503FC9">
        <w:rPr>
          <w:rFonts w:asciiTheme="majorHAnsi" w:hAnsiTheme="majorHAnsi" w:eastAsiaTheme="minorHAnsi"/>
          <w:sz w:val="28"/>
          <w:szCs w:val="28"/>
        </w:rPr>
        <w:t>error rate &lt; 1% → warning</w:t>
      </w:r>
    </w:p>
    <w:p w:rsidRPr="00503FC9" w:rsidR="00B81CC1" w:rsidP="00DE4F5D" w:rsidRDefault="00B81CC1" w14:paraId="00AA0051" w14:textId="77777777">
      <w:pPr>
        <w:pStyle w:val="ListParagraph"/>
        <w:numPr>
          <w:ilvl w:val="0"/>
          <w:numId w:val="57"/>
        </w:numPr>
        <w:rPr>
          <w:rFonts w:asciiTheme="majorHAnsi" w:hAnsiTheme="majorHAnsi" w:eastAsiaTheme="minorHAnsi"/>
          <w:sz w:val="28"/>
          <w:szCs w:val="28"/>
        </w:rPr>
      </w:pPr>
      <w:r w:rsidRPr="00503FC9">
        <w:rPr>
          <w:rFonts w:asciiTheme="majorHAnsi" w:hAnsiTheme="majorHAnsi" w:eastAsiaTheme="minorHAnsi"/>
          <w:sz w:val="28"/>
          <w:szCs w:val="28"/>
        </w:rPr>
        <w:t>error rate ≥ threshold → fail batch</w:t>
      </w:r>
    </w:p>
    <w:p w:rsidRPr="00B81CC1" w:rsidR="00B81CC1" w:rsidP="00B81CC1" w:rsidRDefault="00B81CC1" w14:paraId="14DAC213" w14:textId="77777777">
      <w:pPr>
        <w:rPr>
          <w:rFonts w:asciiTheme="majorHAnsi" w:hAnsiTheme="majorHAnsi" w:eastAsiaTheme="minorHAnsi"/>
          <w:sz w:val="28"/>
          <w:szCs w:val="28"/>
        </w:rPr>
      </w:pPr>
      <w:r w:rsidRPr="00B81CC1">
        <w:rPr>
          <w:rFonts w:asciiTheme="majorHAnsi" w:hAnsiTheme="majorHAnsi" w:eastAsiaTheme="minorHAnsi"/>
          <w:sz w:val="28"/>
          <w:szCs w:val="28"/>
        </w:rPr>
        <w:t>Threshold evaluation is based on structured metrics (</w:t>
      </w:r>
      <w:proofErr w:type="spellStart"/>
      <w:r w:rsidRPr="00B81CC1">
        <w:rPr>
          <w:rFonts w:asciiTheme="majorHAnsi" w:hAnsiTheme="majorHAnsi" w:eastAsiaTheme="minorHAnsi"/>
          <w:sz w:val="28"/>
          <w:szCs w:val="28"/>
        </w:rPr>
        <w:t>records_in</w:t>
      </w:r>
      <w:proofErr w:type="spellEnd"/>
      <w:r w:rsidRPr="00B81CC1">
        <w:rPr>
          <w:rFonts w:asciiTheme="majorHAnsi" w:hAnsiTheme="majorHAnsi" w:eastAsiaTheme="minorHAnsi"/>
          <w:sz w:val="28"/>
          <w:szCs w:val="28"/>
        </w:rPr>
        <w:t xml:space="preserve">, </w:t>
      </w:r>
      <w:proofErr w:type="spellStart"/>
      <w:r w:rsidRPr="00B81CC1">
        <w:rPr>
          <w:rFonts w:asciiTheme="majorHAnsi" w:hAnsiTheme="majorHAnsi" w:eastAsiaTheme="minorHAnsi"/>
          <w:sz w:val="28"/>
          <w:szCs w:val="28"/>
        </w:rPr>
        <w:t>error_count</w:t>
      </w:r>
      <w:proofErr w:type="spellEnd"/>
      <w:r w:rsidRPr="00B81CC1">
        <w:rPr>
          <w:rFonts w:asciiTheme="majorHAnsi" w:hAnsiTheme="majorHAnsi" w:eastAsiaTheme="minorHAnsi"/>
          <w:sz w:val="28"/>
          <w:szCs w:val="28"/>
        </w:rPr>
        <w:t>) rather than naming conventions.</w:t>
      </w:r>
    </w:p>
    <w:p w:rsidRPr="0070317E" w:rsidR="0070317E" w:rsidP="0070317E" w:rsidRDefault="0070317E" w14:paraId="4CE842C0" w14:textId="6C2290DA">
      <w:pPr>
        <w:rPr>
          <w:rFonts w:asciiTheme="majorHAnsi" w:hAnsiTheme="majorHAnsi" w:eastAsiaTheme="majorEastAsia" w:cstheme="majorBidi"/>
          <w:color w:val="0F4761" w:themeColor="accent1" w:themeShade="BF"/>
          <w:sz w:val="32"/>
          <w:szCs w:val="32"/>
        </w:rPr>
      </w:pPr>
      <w:r w:rsidRPr="0070317E">
        <w:rPr>
          <w:rFonts w:asciiTheme="majorHAnsi" w:hAnsiTheme="majorHAnsi" w:eastAsiaTheme="majorEastAsia" w:cstheme="majorBidi"/>
          <w:color w:val="0F4761" w:themeColor="accent1" w:themeShade="BF"/>
          <w:sz w:val="32"/>
          <w:szCs w:val="32"/>
        </w:rPr>
        <w:t>6.4 Restart</w:t>
      </w:r>
      <w:r w:rsidR="00795D22">
        <w:rPr>
          <w:rFonts w:asciiTheme="majorHAnsi" w:hAnsiTheme="majorHAnsi" w:eastAsiaTheme="majorEastAsia" w:cstheme="majorBidi"/>
          <w:color w:val="0F4761" w:themeColor="accent1" w:themeShade="BF"/>
          <w:sz w:val="32"/>
          <w:szCs w:val="32"/>
        </w:rPr>
        <w:t>-</w:t>
      </w:r>
      <w:r w:rsidRPr="0070317E">
        <w:rPr>
          <w:rFonts w:asciiTheme="majorHAnsi" w:hAnsiTheme="majorHAnsi" w:eastAsiaTheme="majorEastAsia" w:cstheme="majorBidi"/>
          <w:color w:val="0F4761" w:themeColor="accent1" w:themeShade="BF"/>
          <w:sz w:val="32"/>
          <w:szCs w:val="32"/>
        </w:rPr>
        <w:t>ability and Idempotency</w:t>
      </w:r>
    </w:p>
    <w:p w:rsidRPr="0070317E" w:rsidR="0070317E" w:rsidP="0CC797F1" w:rsidRDefault="0070317E" w14:paraId="05558E0E" w14:textId="07861740">
      <w:pPr>
        <w:rPr>
          <w:rFonts w:asciiTheme="majorHAnsi" w:hAnsiTheme="majorHAnsi"/>
          <w:sz w:val="28"/>
          <w:szCs w:val="28"/>
        </w:rPr>
      </w:pPr>
      <w:r w:rsidRPr="0CC797F1">
        <w:rPr>
          <w:rFonts w:asciiTheme="majorHAnsi" w:hAnsiTheme="majorHAnsi"/>
          <w:sz w:val="28"/>
          <w:szCs w:val="28"/>
        </w:rPr>
        <w:t xml:space="preserve">The platform supports stage-level </w:t>
      </w:r>
      <w:r w:rsidRPr="0CC797F1" w:rsidR="45848099">
        <w:rPr>
          <w:rFonts w:asciiTheme="majorHAnsi" w:hAnsiTheme="majorHAnsi"/>
          <w:sz w:val="28"/>
          <w:szCs w:val="28"/>
        </w:rPr>
        <w:t>restart-ability</w:t>
      </w:r>
      <w:r w:rsidRPr="0CC797F1">
        <w:rPr>
          <w:rFonts w:asciiTheme="majorHAnsi" w:hAnsiTheme="majorHAnsi"/>
          <w:sz w:val="28"/>
          <w:szCs w:val="28"/>
        </w:rPr>
        <w:t xml:space="preserve"> and ensures idempotent processing.</w:t>
      </w:r>
    </w:p>
    <w:p w:rsidRPr="0070317E" w:rsidR="0070317E" w:rsidP="0070317E" w:rsidRDefault="009E0746" w14:paraId="6CBBEC45" w14:textId="2D631FE4">
      <w:pPr>
        <w:rPr>
          <w:rFonts w:asciiTheme="majorHAnsi" w:hAnsiTheme="majorHAnsi" w:eastAsiaTheme="majorEastAsia" w:cstheme="majorBidi"/>
          <w:color w:val="0F4761" w:themeColor="accent1" w:themeShade="BF"/>
          <w:sz w:val="28"/>
          <w:szCs w:val="28"/>
        </w:rPr>
      </w:pPr>
      <w:r w:rsidRPr="00612E96">
        <w:rPr>
          <w:rFonts w:asciiTheme="majorHAnsi" w:hAnsiTheme="majorHAnsi" w:eastAsiaTheme="majorEastAsia" w:cstheme="majorBidi"/>
          <w:color w:val="0F4761" w:themeColor="accent1" w:themeShade="BF"/>
          <w:sz w:val="28"/>
          <w:szCs w:val="28"/>
        </w:rPr>
        <w:t xml:space="preserve">6.4.1 </w:t>
      </w:r>
      <w:r w:rsidRPr="0070317E" w:rsidR="0070317E">
        <w:rPr>
          <w:rFonts w:asciiTheme="majorHAnsi" w:hAnsiTheme="majorHAnsi" w:eastAsiaTheme="majorEastAsia" w:cstheme="majorBidi"/>
          <w:color w:val="0F4761" w:themeColor="accent1" w:themeShade="BF"/>
          <w:sz w:val="28"/>
          <w:szCs w:val="28"/>
        </w:rPr>
        <w:t>Restart Mechanism</w:t>
      </w:r>
    </w:p>
    <w:p w:rsidRPr="0070317E" w:rsidR="0070317E" w:rsidP="0070317E" w:rsidRDefault="0070317E" w14:paraId="0063F454" w14:textId="77777777">
      <w:pPr>
        <w:rPr>
          <w:rFonts w:asciiTheme="majorHAnsi" w:hAnsiTheme="majorHAnsi" w:eastAsiaTheme="minorHAnsi"/>
          <w:sz w:val="28"/>
          <w:szCs w:val="28"/>
        </w:rPr>
      </w:pPr>
      <w:r w:rsidRPr="0070317E">
        <w:rPr>
          <w:rFonts w:asciiTheme="majorHAnsi" w:hAnsiTheme="majorHAnsi" w:eastAsiaTheme="minorHAnsi"/>
          <w:sz w:val="28"/>
          <w:szCs w:val="28"/>
        </w:rPr>
        <w:t>If a batch fails:</w:t>
      </w:r>
    </w:p>
    <w:p w:rsidRPr="00503FC9" w:rsidR="0070317E" w:rsidP="00DE4F5D" w:rsidRDefault="0070317E" w14:paraId="15A0E54D" w14:textId="77777777">
      <w:pPr>
        <w:pStyle w:val="ListParagraph"/>
        <w:numPr>
          <w:ilvl w:val="0"/>
          <w:numId w:val="58"/>
        </w:numPr>
        <w:tabs>
          <w:tab w:val="num" w:pos="720"/>
        </w:tabs>
        <w:rPr>
          <w:rFonts w:asciiTheme="majorHAnsi" w:hAnsiTheme="majorHAnsi" w:eastAsiaTheme="minorHAnsi"/>
          <w:sz w:val="28"/>
          <w:szCs w:val="28"/>
        </w:rPr>
      </w:pPr>
      <w:r w:rsidRPr="00503FC9">
        <w:rPr>
          <w:rFonts w:asciiTheme="majorHAnsi" w:hAnsiTheme="majorHAnsi" w:eastAsiaTheme="minorHAnsi"/>
          <w:sz w:val="28"/>
          <w:szCs w:val="28"/>
        </w:rPr>
        <w:t>The system identifies the last completed stage.</w:t>
      </w:r>
    </w:p>
    <w:p w:rsidRPr="00503FC9" w:rsidR="0070317E" w:rsidP="00DE4F5D" w:rsidRDefault="0070317E" w14:paraId="588989F3" w14:textId="77777777">
      <w:pPr>
        <w:pStyle w:val="ListParagraph"/>
        <w:numPr>
          <w:ilvl w:val="0"/>
          <w:numId w:val="58"/>
        </w:numPr>
        <w:tabs>
          <w:tab w:val="num" w:pos="720"/>
        </w:tabs>
        <w:rPr>
          <w:rFonts w:asciiTheme="majorHAnsi" w:hAnsiTheme="majorHAnsi" w:eastAsiaTheme="minorHAnsi"/>
          <w:sz w:val="28"/>
          <w:szCs w:val="28"/>
        </w:rPr>
      </w:pPr>
      <w:r w:rsidRPr="00503FC9">
        <w:rPr>
          <w:rFonts w:asciiTheme="majorHAnsi" w:hAnsiTheme="majorHAnsi" w:eastAsiaTheme="minorHAnsi"/>
          <w:sz w:val="28"/>
          <w:szCs w:val="28"/>
        </w:rPr>
        <w:t>Processing resumes from the next stage.</w:t>
      </w:r>
    </w:p>
    <w:p w:rsidRPr="00503FC9" w:rsidR="0070317E" w:rsidP="00DE4F5D" w:rsidRDefault="0070317E" w14:paraId="2F7E025B" w14:textId="77777777">
      <w:pPr>
        <w:pStyle w:val="ListParagraph"/>
        <w:numPr>
          <w:ilvl w:val="0"/>
          <w:numId w:val="58"/>
        </w:numPr>
        <w:tabs>
          <w:tab w:val="num" w:pos="720"/>
        </w:tabs>
        <w:rPr>
          <w:rFonts w:asciiTheme="majorHAnsi" w:hAnsiTheme="majorHAnsi" w:eastAsiaTheme="minorHAnsi"/>
          <w:sz w:val="28"/>
          <w:szCs w:val="28"/>
        </w:rPr>
      </w:pPr>
      <w:r w:rsidRPr="00503FC9">
        <w:rPr>
          <w:rFonts w:asciiTheme="majorHAnsi" w:hAnsiTheme="majorHAnsi" w:eastAsiaTheme="minorHAnsi"/>
          <w:sz w:val="28"/>
          <w:szCs w:val="28"/>
        </w:rPr>
        <w:t>Previously completed stages are not re-executed unless explicitly required.</w:t>
      </w:r>
    </w:p>
    <w:p w:rsidRPr="0070317E" w:rsidR="0070317E" w:rsidP="0070317E" w:rsidRDefault="009E0746" w14:paraId="2F94BEC4" w14:textId="0A352CE9">
      <w:pPr>
        <w:rPr>
          <w:rFonts w:asciiTheme="majorHAnsi" w:hAnsiTheme="majorHAnsi" w:eastAsiaTheme="majorEastAsia" w:cstheme="majorBidi"/>
          <w:color w:val="0F4761" w:themeColor="accent1" w:themeShade="BF"/>
          <w:sz w:val="28"/>
          <w:szCs w:val="28"/>
        </w:rPr>
      </w:pPr>
      <w:r w:rsidRPr="60E7682D">
        <w:rPr>
          <w:rFonts w:asciiTheme="majorHAnsi" w:hAnsiTheme="majorHAnsi" w:eastAsiaTheme="majorEastAsia" w:cstheme="majorBidi"/>
          <w:color w:val="0F4761" w:themeColor="accent1" w:themeShade="BF"/>
          <w:sz w:val="28"/>
          <w:szCs w:val="28"/>
        </w:rPr>
        <w:t xml:space="preserve">6.4.2 </w:t>
      </w:r>
      <w:r w:rsidRPr="60E7682D" w:rsidR="0070317E">
        <w:rPr>
          <w:rFonts w:asciiTheme="majorHAnsi" w:hAnsiTheme="majorHAnsi" w:eastAsiaTheme="majorEastAsia" w:cstheme="majorBidi"/>
          <w:color w:val="0F4761" w:themeColor="accent1" w:themeShade="BF"/>
          <w:sz w:val="28"/>
          <w:szCs w:val="28"/>
        </w:rPr>
        <w:t>Idempotent Processing</w:t>
      </w:r>
    </w:p>
    <w:p w:rsidRPr="0070317E" w:rsidR="0070317E" w:rsidP="60E7682D" w:rsidRDefault="6A174474" w14:paraId="3E49AFFB" w14:textId="49F2F8A6">
      <w:pPr>
        <w:rPr>
          <w:rFonts w:asciiTheme="majorHAnsi" w:hAnsiTheme="majorHAnsi"/>
          <w:sz w:val="28"/>
          <w:szCs w:val="28"/>
        </w:rPr>
      </w:pPr>
      <w:r w:rsidRPr="60E7682D">
        <w:rPr>
          <w:rFonts w:ascii="Aptos Display" w:hAnsi="Aptos Display" w:eastAsia="Aptos Display" w:cs="Aptos Display"/>
          <w:sz w:val="28"/>
          <w:szCs w:val="28"/>
        </w:rPr>
        <w:t xml:space="preserve">Idempotency ensures that repeated executions (due to retries, replays, or duplicate triggers) do not result in duplicate data or inconsistent state. </w:t>
      </w:r>
    </w:p>
    <w:p w:rsidRPr="0070317E" w:rsidR="0070317E" w:rsidP="60E7682D" w:rsidRDefault="0070317E" w14:paraId="78672D5B" w14:textId="2530FF47">
      <w:pPr>
        <w:rPr>
          <w:rFonts w:asciiTheme="majorHAnsi" w:hAnsiTheme="majorHAnsi"/>
          <w:sz w:val="28"/>
          <w:szCs w:val="28"/>
        </w:rPr>
      </w:pPr>
      <w:r w:rsidRPr="60E7682D">
        <w:rPr>
          <w:rFonts w:asciiTheme="majorHAnsi" w:hAnsiTheme="majorHAnsi"/>
          <w:sz w:val="28"/>
          <w:szCs w:val="28"/>
        </w:rPr>
        <w:t>Idempotency is achieved through:</w:t>
      </w:r>
    </w:p>
    <w:p w:rsidRPr="00503FC9" w:rsidR="0070317E" w:rsidP="00DE4F5D" w:rsidRDefault="0070317E" w14:paraId="2943F931" w14:textId="77777777">
      <w:pPr>
        <w:pStyle w:val="ListParagraph"/>
        <w:numPr>
          <w:ilvl w:val="0"/>
          <w:numId w:val="49"/>
        </w:numPr>
        <w:rPr>
          <w:rFonts w:asciiTheme="majorHAnsi" w:hAnsiTheme="majorHAnsi" w:eastAsiaTheme="minorHAnsi"/>
          <w:sz w:val="28"/>
          <w:szCs w:val="28"/>
        </w:rPr>
      </w:pPr>
      <w:r w:rsidRPr="00503FC9">
        <w:rPr>
          <w:rFonts w:asciiTheme="majorHAnsi" w:hAnsiTheme="majorHAnsi" w:eastAsiaTheme="minorHAnsi"/>
          <w:sz w:val="28"/>
          <w:szCs w:val="28"/>
        </w:rPr>
        <w:t>input registry (file-level deduplication)</w:t>
      </w:r>
    </w:p>
    <w:p w:rsidRPr="00503FC9" w:rsidR="0070317E" w:rsidP="00DE4F5D" w:rsidRDefault="0070317E" w14:paraId="2FBB8D77" w14:textId="77777777">
      <w:pPr>
        <w:pStyle w:val="ListParagraph"/>
        <w:numPr>
          <w:ilvl w:val="0"/>
          <w:numId w:val="49"/>
        </w:numPr>
        <w:rPr>
          <w:rFonts w:asciiTheme="majorHAnsi" w:hAnsiTheme="majorHAnsi" w:eastAsiaTheme="minorHAnsi"/>
          <w:sz w:val="28"/>
          <w:szCs w:val="28"/>
        </w:rPr>
      </w:pPr>
      <w:r w:rsidRPr="00503FC9">
        <w:rPr>
          <w:rFonts w:asciiTheme="majorHAnsi" w:hAnsiTheme="majorHAnsi" w:eastAsiaTheme="minorHAnsi"/>
          <w:sz w:val="28"/>
          <w:szCs w:val="28"/>
        </w:rPr>
        <w:t>batch identifiers attached to all records</w:t>
      </w:r>
    </w:p>
    <w:p w:rsidRPr="00503FC9" w:rsidR="0070317E" w:rsidP="00DE4F5D" w:rsidRDefault="0070317E" w14:paraId="492EDEB4" w14:textId="77777777">
      <w:pPr>
        <w:pStyle w:val="ListParagraph"/>
        <w:numPr>
          <w:ilvl w:val="0"/>
          <w:numId w:val="49"/>
        </w:numPr>
        <w:rPr>
          <w:rFonts w:asciiTheme="majorHAnsi" w:hAnsiTheme="majorHAnsi" w:eastAsiaTheme="minorHAnsi"/>
          <w:sz w:val="28"/>
          <w:szCs w:val="28"/>
        </w:rPr>
      </w:pPr>
      <w:r w:rsidRPr="00503FC9">
        <w:rPr>
          <w:rFonts w:asciiTheme="majorHAnsi" w:hAnsiTheme="majorHAnsi" w:eastAsiaTheme="minorHAnsi"/>
          <w:sz w:val="28"/>
          <w:szCs w:val="28"/>
        </w:rPr>
        <w:t>deterministic error identifiers</w:t>
      </w:r>
    </w:p>
    <w:p w:rsidRPr="00503FC9" w:rsidR="0070317E" w:rsidP="00DE4F5D" w:rsidRDefault="0070317E" w14:paraId="26227C61" w14:textId="77777777">
      <w:pPr>
        <w:pStyle w:val="ListParagraph"/>
        <w:numPr>
          <w:ilvl w:val="0"/>
          <w:numId w:val="49"/>
        </w:numPr>
        <w:rPr>
          <w:rFonts w:asciiTheme="majorHAnsi" w:hAnsiTheme="majorHAnsi" w:eastAsiaTheme="minorHAnsi"/>
          <w:sz w:val="28"/>
          <w:szCs w:val="28"/>
        </w:rPr>
      </w:pPr>
      <w:r w:rsidRPr="00503FC9">
        <w:rPr>
          <w:rFonts w:asciiTheme="majorHAnsi" w:hAnsiTheme="majorHAnsi" w:eastAsiaTheme="minorHAnsi"/>
          <w:sz w:val="28"/>
          <w:szCs w:val="28"/>
        </w:rPr>
        <w:t>merge-based writes in downstream layers</w:t>
      </w:r>
    </w:p>
    <w:p w:rsidRPr="0070317E" w:rsidR="0070317E" w:rsidP="0070317E" w:rsidRDefault="009E0746" w14:paraId="6BF8AA9B" w14:textId="11C42F39">
      <w:pPr>
        <w:rPr>
          <w:b/>
          <w:bCs/>
        </w:rPr>
      </w:pPr>
      <w:r w:rsidRPr="00612E96">
        <w:rPr>
          <w:rFonts w:asciiTheme="majorHAnsi" w:hAnsiTheme="majorHAnsi" w:eastAsiaTheme="majorEastAsia" w:cstheme="majorBidi"/>
          <w:color w:val="0F4761" w:themeColor="accent1" w:themeShade="BF"/>
          <w:sz w:val="28"/>
          <w:szCs w:val="28"/>
        </w:rPr>
        <w:t xml:space="preserve">6.4.3 </w:t>
      </w:r>
      <w:r w:rsidRPr="0070317E" w:rsidR="0070317E">
        <w:rPr>
          <w:rFonts w:asciiTheme="majorHAnsi" w:hAnsiTheme="majorHAnsi" w:eastAsiaTheme="majorEastAsia" w:cstheme="majorBidi"/>
          <w:color w:val="0F4761" w:themeColor="accent1" w:themeShade="BF"/>
          <w:sz w:val="28"/>
          <w:szCs w:val="28"/>
        </w:rPr>
        <w:t>Reconciliation</w:t>
      </w:r>
    </w:p>
    <w:p w:rsidRPr="0070317E" w:rsidR="0070317E" w:rsidP="0070317E" w:rsidRDefault="0070317E" w14:paraId="3DB5DA45" w14:textId="77777777">
      <w:pPr>
        <w:rPr>
          <w:rFonts w:asciiTheme="majorHAnsi" w:hAnsiTheme="majorHAnsi" w:eastAsiaTheme="minorHAnsi"/>
          <w:sz w:val="28"/>
          <w:szCs w:val="28"/>
        </w:rPr>
      </w:pPr>
      <w:r w:rsidRPr="0070317E">
        <w:rPr>
          <w:rFonts w:asciiTheme="majorHAnsi" w:hAnsiTheme="majorHAnsi" w:eastAsiaTheme="minorHAnsi"/>
          <w:sz w:val="28"/>
          <w:szCs w:val="28"/>
        </w:rPr>
        <w:t xml:space="preserve">The </w:t>
      </w:r>
      <w:proofErr w:type="spellStart"/>
      <w:r w:rsidRPr="0070317E">
        <w:rPr>
          <w:rFonts w:asciiTheme="majorHAnsi" w:hAnsiTheme="majorHAnsi" w:eastAsiaTheme="minorHAnsi"/>
          <w:sz w:val="28"/>
          <w:szCs w:val="28"/>
        </w:rPr>
        <w:t>batch_reconciliation</w:t>
      </w:r>
      <w:proofErr w:type="spellEnd"/>
      <w:r w:rsidRPr="0070317E">
        <w:rPr>
          <w:rFonts w:asciiTheme="majorHAnsi" w:hAnsiTheme="majorHAnsi" w:eastAsiaTheme="minorHAnsi"/>
          <w:sz w:val="28"/>
          <w:szCs w:val="28"/>
        </w:rPr>
        <w:t xml:space="preserve"> table tracks:</w:t>
      </w:r>
    </w:p>
    <w:p w:rsidRPr="00503FC9" w:rsidR="0070317E" w:rsidP="00DE4F5D" w:rsidRDefault="0070317E" w14:paraId="04835A84" w14:textId="77777777">
      <w:pPr>
        <w:pStyle w:val="ListParagraph"/>
        <w:numPr>
          <w:ilvl w:val="0"/>
          <w:numId w:val="48"/>
        </w:numPr>
        <w:rPr>
          <w:rFonts w:asciiTheme="majorHAnsi" w:hAnsiTheme="majorHAnsi" w:eastAsiaTheme="minorHAnsi"/>
          <w:sz w:val="28"/>
          <w:szCs w:val="28"/>
        </w:rPr>
      </w:pPr>
      <w:r w:rsidRPr="00503FC9">
        <w:rPr>
          <w:rFonts w:asciiTheme="majorHAnsi" w:hAnsiTheme="majorHAnsi" w:eastAsiaTheme="minorHAnsi"/>
          <w:sz w:val="28"/>
          <w:szCs w:val="28"/>
        </w:rPr>
        <w:t>input record count</w:t>
      </w:r>
    </w:p>
    <w:p w:rsidRPr="00503FC9" w:rsidR="0070317E" w:rsidP="00DE4F5D" w:rsidRDefault="0070317E" w14:paraId="3E343E70" w14:textId="77777777">
      <w:pPr>
        <w:pStyle w:val="ListParagraph"/>
        <w:numPr>
          <w:ilvl w:val="0"/>
          <w:numId w:val="48"/>
        </w:numPr>
        <w:rPr>
          <w:rFonts w:asciiTheme="majorHAnsi" w:hAnsiTheme="majorHAnsi" w:eastAsiaTheme="minorHAnsi"/>
          <w:sz w:val="28"/>
          <w:szCs w:val="28"/>
        </w:rPr>
      </w:pPr>
      <w:r w:rsidRPr="00503FC9">
        <w:rPr>
          <w:rFonts w:asciiTheme="majorHAnsi" w:hAnsiTheme="majorHAnsi" w:eastAsiaTheme="minorHAnsi"/>
          <w:sz w:val="28"/>
          <w:szCs w:val="28"/>
        </w:rPr>
        <w:t>records processed at each stage</w:t>
      </w:r>
    </w:p>
    <w:p w:rsidRPr="00503FC9" w:rsidR="0070317E" w:rsidP="00DE4F5D" w:rsidRDefault="0070317E" w14:paraId="754C2946" w14:textId="77777777">
      <w:pPr>
        <w:pStyle w:val="ListParagraph"/>
        <w:numPr>
          <w:ilvl w:val="0"/>
          <w:numId w:val="48"/>
        </w:numPr>
        <w:rPr>
          <w:rFonts w:asciiTheme="majorHAnsi" w:hAnsiTheme="majorHAnsi" w:eastAsiaTheme="minorHAnsi"/>
          <w:sz w:val="28"/>
          <w:szCs w:val="28"/>
        </w:rPr>
      </w:pPr>
      <w:r w:rsidRPr="00503FC9">
        <w:rPr>
          <w:rFonts w:asciiTheme="majorHAnsi" w:hAnsiTheme="majorHAnsi" w:eastAsiaTheme="minorHAnsi"/>
          <w:sz w:val="28"/>
          <w:szCs w:val="28"/>
        </w:rPr>
        <w:t>rejected/error records</w:t>
      </w:r>
    </w:p>
    <w:p w:rsidRPr="0070317E" w:rsidR="0070317E" w:rsidP="0070317E" w:rsidRDefault="0070317E" w14:paraId="05D8536D" w14:textId="77777777">
      <w:pPr>
        <w:rPr>
          <w:rFonts w:asciiTheme="majorHAnsi" w:hAnsiTheme="majorHAnsi" w:eastAsiaTheme="minorHAnsi"/>
          <w:sz w:val="28"/>
          <w:szCs w:val="28"/>
        </w:rPr>
      </w:pPr>
      <w:r w:rsidRPr="60E7682D">
        <w:rPr>
          <w:rFonts w:asciiTheme="majorHAnsi" w:hAnsiTheme="majorHAnsi"/>
          <w:sz w:val="28"/>
          <w:szCs w:val="28"/>
        </w:rPr>
        <w:t>This ensures end-to-end data consistency and auditability.</w:t>
      </w:r>
    </w:p>
    <w:p w:rsidRPr="00D16BC3" w:rsidR="00D16BC3" w:rsidP="60E7682D" w:rsidRDefault="00D16BC3" w14:paraId="7E5B169D" w14:textId="2D680145">
      <w:pPr>
        <w:rPr>
          <w:rFonts w:asciiTheme="majorHAnsi" w:hAnsiTheme="majorHAnsi" w:eastAsiaTheme="majorEastAsia" w:cstheme="majorBidi"/>
          <w:color w:val="0F4761" w:themeColor="accent1" w:themeShade="BF"/>
          <w:sz w:val="32"/>
          <w:szCs w:val="32"/>
        </w:rPr>
      </w:pPr>
      <w:r w:rsidRPr="60E7682D">
        <w:rPr>
          <w:rFonts w:asciiTheme="majorHAnsi" w:hAnsiTheme="majorHAnsi" w:eastAsiaTheme="majorEastAsia" w:cstheme="majorBidi"/>
          <w:color w:val="0F4761" w:themeColor="accent1" w:themeShade="BF"/>
          <w:sz w:val="32"/>
          <w:szCs w:val="32"/>
        </w:rPr>
        <w:t>6.</w:t>
      </w:r>
      <w:r w:rsidRPr="60E7682D" w:rsidR="79A8BEB7">
        <w:rPr>
          <w:rFonts w:asciiTheme="majorHAnsi" w:hAnsiTheme="majorHAnsi" w:eastAsiaTheme="majorEastAsia" w:cstheme="majorBidi"/>
          <w:color w:val="0F4761" w:themeColor="accent1" w:themeShade="BF"/>
          <w:sz w:val="32"/>
          <w:szCs w:val="32"/>
        </w:rPr>
        <w:t>5</w:t>
      </w:r>
      <w:r w:rsidRPr="60E7682D">
        <w:rPr>
          <w:rFonts w:asciiTheme="majorHAnsi" w:hAnsiTheme="majorHAnsi" w:eastAsiaTheme="majorEastAsia" w:cstheme="majorBidi"/>
          <w:color w:val="0F4761" w:themeColor="accent1" w:themeShade="BF"/>
          <w:sz w:val="32"/>
          <w:szCs w:val="32"/>
        </w:rPr>
        <w:t xml:space="preserve"> Control Tables Overview</w:t>
      </w:r>
    </w:p>
    <w:p w:rsidRPr="00D16BC3" w:rsidR="00D16BC3" w:rsidP="60E7682D" w:rsidRDefault="783244F4" w14:paraId="6846A56D" w14:textId="4CB944CB">
      <w:pPr>
        <w:rPr>
          <w:rFonts w:asciiTheme="majorHAnsi" w:hAnsiTheme="majorHAnsi"/>
          <w:sz w:val="28"/>
          <w:szCs w:val="28"/>
        </w:rPr>
      </w:pPr>
      <w:r w:rsidRPr="60E7682D">
        <w:rPr>
          <w:rFonts w:asciiTheme="majorHAnsi" w:hAnsiTheme="majorHAnsi"/>
          <w:sz w:val="28"/>
          <w:szCs w:val="28"/>
        </w:rPr>
        <w:t>Control tables are implemented using Delta Lake to provide ACID guarantees, concurrency control, and reliable state management for batch execution</w:t>
      </w:r>
      <w:r w:rsidRPr="60E7682D">
        <w:t>.</w:t>
      </w:r>
      <w:r w:rsidRPr="60E7682D">
        <w:rPr>
          <w:rFonts w:asciiTheme="majorHAnsi" w:hAnsiTheme="majorHAnsi"/>
          <w:sz w:val="28"/>
          <w:szCs w:val="28"/>
        </w:rPr>
        <w:t xml:space="preserve"> </w:t>
      </w:r>
      <w:r w:rsidRPr="60E7682D">
        <w:rPr>
          <w:rFonts w:ascii="Aptos Display" w:hAnsi="Aptos Display" w:eastAsia="Aptos Display" w:cs="Aptos Display"/>
          <w:sz w:val="28"/>
          <w:szCs w:val="28"/>
        </w:rPr>
        <w:t>All control tables are linked using batch_id, enabling end-to-end traceability across ingestion, processing, and delivery.</w:t>
      </w:r>
    </w:p>
    <w:p w:rsidRPr="00D16BC3" w:rsidR="00D16BC3" w:rsidP="60E7682D" w:rsidRDefault="00D16BC3" w14:paraId="077F7701" w14:textId="22DF4220">
      <w:pPr>
        <w:rPr>
          <w:rFonts w:asciiTheme="majorHAnsi" w:hAnsiTheme="majorHAnsi"/>
          <w:sz w:val="28"/>
          <w:szCs w:val="28"/>
        </w:rPr>
      </w:pPr>
      <w:r w:rsidRPr="60E7682D">
        <w:rPr>
          <w:rFonts w:asciiTheme="majorHAnsi" w:hAnsiTheme="majorHAnsi"/>
          <w:sz w:val="28"/>
          <w:szCs w:val="28"/>
        </w:rPr>
        <w:t>The platform uses the following control tables:</w:t>
      </w:r>
    </w:p>
    <w:tbl>
      <w:tblPr>
        <w:tblStyle w:val="PlainTable1"/>
        <w:tblW w:w="8470" w:type="dxa"/>
        <w:tblCellSpacing w:w="15" w:type="dxa"/>
        <w:tblInd w:w="660" w:type="dxa"/>
        <w:tblCellMar>
          <w:top w:w="15" w:type="dxa"/>
          <w:left w:w="15" w:type="dxa"/>
          <w:bottom w:w="15" w:type="dxa"/>
          <w:right w:w="15" w:type="dxa"/>
        </w:tblCellMar>
        <w:tblLook w:val="04A0" w:firstRow="1" w:lastRow="0" w:firstColumn="1" w:lastColumn="0" w:noHBand="0" w:noVBand="1"/>
      </w:tblPr>
      <w:tblGrid>
        <w:gridCol w:w="2638"/>
        <w:gridCol w:w="5832"/>
      </w:tblGrid>
      <w:tr w:rsidRPr="00D16BC3" w:rsidR="00D16BC3" w:rsidTr="60E7682D" w14:paraId="44AC6128" w14:textId="77777777">
        <w:trPr>
          <w:cnfStyle w:val="100000000000" w:firstRow="1" w:lastRow="0" w:firstColumn="0" w:lastColumn="0" w:oddVBand="0" w:evenVBand="0" w:oddHBand="0" w:evenHBand="0" w:firstRowFirstColumn="0" w:firstRowLastColumn="0" w:lastRowFirstColumn="0" w:lastRowLastColumn="0"/>
          <w:trHeight w:val="300"/>
          <w:tblHeader/>
          <w:tblCellSpacing w:w="15" w:type="dxa"/>
        </w:trPr>
        <w:tc>
          <w:tcPr>
            <w:cnfStyle w:val="001000000000" w:firstRow="0" w:lastRow="0" w:firstColumn="1" w:lastColumn="0" w:oddVBand="0" w:evenVBand="0" w:oddHBand="0" w:evenHBand="0" w:firstRowFirstColumn="0" w:firstRowLastColumn="0" w:lastRowFirstColumn="0" w:lastRowLastColumn="0"/>
            <w:tcW w:w="2595" w:type="dxa"/>
            <w:vAlign w:val="center"/>
            <w:hideMark/>
          </w:tcPr>
          <w:p w:rsidRPr="00D16BC3" w:rsidR="00D16BC3" w:rsidP="60E7682D" w:rsidRDefault="00D16BC3" w14:paraId="40051F7B" w14:textId="77777777">
            <w:pPr>
              <w:rPr>
                <w:rFonts w:asciiTheme="majorHAnsi" w:hAnsiTheme="majorHAnsi"/>
                <w:sz w:val="28"/>
                <w:szCs w:val="28"/>
              </w:rPr>
            </w:pPr>
            <w:r w:rsidRPr="60E7682D">
              <w:rPr>
                <w:rFonts w:asciiTheme="majorHAnsi" w:hAnsiTheme="majorHAnsi"/>
                <w:sz w:val="28"/>
                <w:szCs w:val="28"/>
              </w:rPr>
              <w:t>Table Name</w:t>
            </w:r>
          </w:p>
        </w:tc>
        <w:tc>
          <w:tcPr>
            <w:tcW w:w="5875" w:type="dxa"/>
            <w:vAlign w:val="center"/>
            <w:hideMark/>
          </w:tcPr>
          <w:p w:rsidRPr="00D16BC3" w:rsidR="00D16BC3" w:rsidP="60E7682D" w:rsidRDefault="00D16BC3" w14:paraId="1F957B6A"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sz w:val="28"/>
                <w:szCs w:val="28"/>
              </w:rPr>
            </w:pPr>
            <w:r w:rsidRPr="60E7682D">
              <w:rPr>
                <w:rFonts w:asciiTheme="majorHAnsi" w:hAnsiTheme="majorHAnsi"/>
                <w:sz w:val="28"/>
                <w:szCs w:val="28"/>
              </w:rPr>
              <w:t>Purpose</w:t>
            </w:r>
          </w:p>
        </w:tc>
      </w:tr>
      <w:tr w:rsidR="60E7682D" w:rsidTr="60E7682D" w14:paraId="5C6C6B94" w14:textId="77777777">
        <w:trPr>
          <w:cnfStyle w:val="000000100000" w:firstRow="0" w:lastRow="0" w:firstColumn="0" w:lastColumn="0" w:oddVBand="0" w:evenVBand="0" w:oddHBand="1" w:evenHBand="0" w:firstRowFirstColumn="0" w:firstRowLastColumn="0" w:lastRowFirstColumn="0" w:lastRowLastColumn="0"/>
          <w:trHeight w:val="300"/>
          <w:tblCellSpacing w:w="15" w:type="dxa"/>
        </w:trPr>
        <w:tc>
          <w:tcPr>
            <w:cnfStyle w:val="001000000000" w:firstRow="0" w:lastRow="0" w:firstColumn="1" w:lastColumn="0" w:oddVBand="0" w:evenVBand="0" w:oddHBand="0" w:evenHBand="0" w:firstRowFirstColumn="0" w:firstRowLastColumn="0" w:lastRowFirstColumn="0" w:lastRowLastColumn="0"/>
            <w:tcW w:w="2595" w:type="dxa"/>
            <w:vAlign w:val="center"/>
            <w:hideMark/>
          </w:tcPr>
          <w:p w:rsidR="2A25F18D" w:rsidP="60E7682D" w:rsidRDefault="2A25F18D" w14:paraId="38A3C76E" w14:textId="07A49B82">
            <w:pPr>
              <w:spacing w:before="240" w:after="240"/>
              <w:rPr>
                <w:rFonts w:asciiTheme="majorHAnsi" w:hAnsiTheme="majorHAnsi"/>
                <w:sz w:val="28"/>
                <w:szCs w:val="28"/>
              </w:rPr>
            </w:pPr>
            <w:r w:rsidRPr="60E7682D">
              <w:rPr>
                <w:rFonts w:asciiTheme="majorHAnsi" w:hAnsiTheme="majorHAnsi"/>
                <w:sz w:val="28"/>
                <w:szCs w:val="28"/>
              </w:rPr>
              <w:t>feed_sla_config</w:t>
            </w:r>
          </w:p>
        </w:tc>
        <w:tc>
          <w:tcPr>
            <w:tcW w:w="5875" w:type="dxa"/>
            <w:vAlign w:val="center"/>
            <w:hideMark/>
          </w:tcPr>
          <w:p w:rsidR="2A25F18D" w:rsidP="60E7682D" w:rsidRDefault="2A25F18D" w14:paraId="3B27F7FA" w14:textId="6338FAAB">
            <w:pPr>
              <w:spacing w:before="240" w:after="240"/>
              <w:cnfStyle w:val="000000100000" w:firstRow="0" w:lastRow="0" w:firstColumn="0" w:lastColumn="0" w:oddVBand="0" w:evenVBand="0" w:oddHBand="1" w:evenHBand="0" w:firstRowFirstColumn="0" w:firstRowLastColumn="0" w:lastRowFirstColumn="0" w:lastRowLastColumn="0"/>
              <w:rPr>
                <w:rFonts w:asciiTheme="majorHAnsi" w:hAnsiTheme="majorHAnsi"/>
                <w:sz w:val="28"/>
                <w:szCs w:val="28"/>
              </w:rPr>
            </w:pPr>
            <w:r w:rsidRPr="60E7682D">
              <w:rPr>
                <w:rFonts w:asciiTheme="majorHAnsi" w:hAnsiTheme="majorHAnsi"/>
                <w:sz w:val="28"/>
                <w:szCs w:val="28"/>
              </w:rPr>
              <w:t>Feed definitions, expected file counts, formats, arrival windows, SLA deadlines, and grace periods</w:t>
            </w:r>
          </w:p>
        </w:tc>
      </w:tr>
      <w:tr w:rsidR="60E7682D" w:rsidTr="60E7682D" w14:paraId="74ED6878" w14:textId="77777777">
        <w:trPr>
          <w:trHeight w:val="300"/>
          <w:tblCellSpacing w:w="15" w:type="dxa"/>
        </w:trPr>
        <w:tc>
          <w:tcPr>
            <w:cnfStyle w:val="001000000000" w:firstRow="0" w:lastRow="0" w:firstColumn="1" w:lastColumn="0" w:oddVBand="0" w:evenVBand="0" w:oddHBand="0" w:evenHBand="0" w:firstRowFirstColumn="0" w:firstRowLastColumn="0" w:lastRowFirstColumn="0" w:lastRowLastColumn="0"/>
            <w:tcW w:w="2595" w:type="dxa"/>
            <w:vAlign w:val="center"/>
            <w:hideMark/>
          </w:tcPr>
          <w:p w:rsidR="2A25F18D" w:rsidP="60E7682D" w:rsidRDefault="2A25F18D" w14:paraId="132EB9A9" w14:textId="4A88840D">
            <w:pPr>
              <w:spacing w:before="240" w:after="240"/>
              <w:rPr>
                <w:rFonts w:asciiTheme="majorHAnsi" w:hAnsiTheme="majorHAnsi"/>
                <w:sz w:val="28"/>
                <w:szCs w:val="28"/>
              </w:rPr>
            </w:pPr>
            <w:r w:rsidRPr="60E7682D">
              <w:rPr>
                <w:rFonts w:asciiTheme="majorHAnsi" w:hAnsiTheme="majorHAnsi"/>
                <w:sz w:val="28"/>
                <w:szCs w:val="28"/>
              </w:rPr>
              <w:t>input_registry</w:t>
            </w:r>
          </w:p>
        </w:tc>
        <w:tc>
          <w:tcPr>
            <w:tcW w:w="5875" w:type="dxa"/>
            <w:vAlign w:val="center"/>
            <w:hideMark/>
          </w:tcPr>
          <w:p w:rsidR="2A25F18D" w:rsidP="60E7682D" w:rsidRDefault="2A25F18D" w14:paraId="23D573E1" w14:textId="5A476620">
            <w:pPr>
              <w:spacing w:before="240" w:after="240"/>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60E7682D">
              <w:rPr>
                <w:rFonts w:asciiTheme="majorHAnsi" w:hAnsiTheme="majorHAnsi"/>
                <w:sz w:val="28"/>
                <w:szCs w:val="28"/>
              </w:rPr>
              <w:t>File-level tracking: arrival status, validation results, fingerprints, and record counts</w:t>
            </w:r>
          </w:p>
        </w:tc>
      </w:tr>
      <w:tr w:rsidR="60E7682D" w:rsidTr="60E7682D" w14:paraId="161808CD" w14:textId="77777777">
        <w:trPr>
          <w:cnfStyle w:val="000000100000" w:firstRow="0" w:lastRow="0" w:firstColumn="0" w:lastColumn="0" w:oddVBand="0" w:evenVBand="0" w:oddHBand="1" w:evenHBand="0" w:firstRowFirstColumn="0" w:firstRowLastColumn="0" w:lastRowFirstColumn="0" w:lastRowLastColumn="0"/>
          <w:trHeight w:val="300"/>
          <w:tblCellSpacing w:w="15" w:type="dxa"/>
        </w:trPr>
        <w:tc>
          <w:tcPr>
            <w:cnfStyle w:val="001000000000" w:firstRow="0" w:lastRow="0" w:firstColumn="1" w:lastColumn="0" w:oddVBand="0" w:evenVBand="0" w:oddHBand="0" w:evenHBand="0" w:firstRowFirstColumn="0" w:firstRowLastColumn="0" w:lastRowFirstColumn="0" w:lastRowLastColumn="0"/>
            <w:tcW w:w="2595" w:type="dxa"/>
            <w:vAlign w:val="center"/>
            <w:hideMark/>
          </w:tcPr>
          <w:p w:rsidR="2A25F18D" w:rsidP="60E7682D" w:rsidRDefault="2A25F18D" w14:paraId="56001A19" w14:textId="5B5751E4">
            <w:pPr>
              <w:spacing w:before="240" w:after="240"/>
              <w:rPr>
                <w:rFonts w:asciiTheme="majorHAnsi" w:hAnsiTheme="majorHAnsi"/>
                <w:sz w:val="28"/>
                <w:szCs w:val="28"/>
              </w:rPr>
            </w:pPr>
            <w:r w:rsidRPr="60E7682D">
              <w:rPr>
                <w:rFonts w:asciiTheme="majorHAnsi" w:hAnsiTheme="majorHAnsi"/>
                <w:sz w:val="28"/>
                <w:szCs w:val="28"/>
              </w:rPr>
              <w:t>schema_registry</w:t>
            </w:r>
          </w:p>
          <w:p w:rsidR="60E7682D" w:rsidP="60E7682D" w:rsidRDefault="60E7682D" w14:paraId="5FDD9BC5" w14:textId="469E371E">
            <w:pPr>
              <w:rPr>
                <w:rFonts w:asciiTheme="majorHAnsi" w:hAnsiTheme="majorHAnsi"/>
                <w:sz w:val="28"/>
                <w:szCs w:val="28"/>
              </w:rPr>
            </w:pPr>
          </w:p>
        </w:tc>
        <w:tc>
          <w:tcPr>
            <w:tcW w:w="5875" w:type="dxa"/>
            <w:vAlign w:val="center"/>
            <w:hideMark/>
          </w:tcPr>
          <w:p w:rsidR="2A25F18D" w:rsidP="60E7682D" w:rsidRDefault="2A25F18D" w14:paraId="156876A6" w14:textId="5B259EF8">
            <w:pPr>
              <w:spacing w:before="240" w:after="240"/>
              <w:cnfStyle w:val="000000100000" w:firstRow="0" w:lastRow="0" w:firstColumn="0" w:lastColumn="0" w:oddVBand="0" w:evenVBand="0" w:oddHBand="1" w:evenHBand="0" w:firstRowFirstColumn="0" w:firstRowLastColumn="0" w:lastRowFirstColumn="0" w:lastRowLastColumn="0"/>
              <w:rPr>
                <w:rFonts w:asciiTheme="majorHAnsi" w:hAnsiTheme="majorHAnsi"/>
                <w:sz w:val="28"/>
                <w:szCs w:val="28"/>
              </w:rPr>
            </w:pPr>
            <w:r w:rsidRPr="60E7682D">
              <w:rPr>
                <w:rFonts w:asciiTheme="majorHAnsi" w:hAnsiTheme="majorHAnsi"/>
                <w:sz w:val="28"/>
                <w:szCs w:val="28"/>
              </w:rPr>
              <w:t>Expected schema definitions per feed and version; baseline for drift comparison</w:t>
            </w:r>
          </w:p>
        </w:tc>
      </w:tr>
      <w:tr w:rsidR="60E7682D" w:rsidTr="60E7682D" w14:paraId="53D70CC9" w14:textId="77777777">
        <w:trPr>
          <w:trHeight w:val="300"/>
          <w:tblCellSpacing w:w="15" w:type="dxa"/>
        </w:trPr>
        <w:tc>
          <w:tcPr>
            <w:cnfStyle w:val="001000000000" w:firstRow="0" w:lastRow="0" w:firstColumn="1" w:lastColumn="0" w:oddVBand="0" w:evenVBand="0" w:oddHBand="0" w:evenHBand="0" w:firstRowFirstColumn="0" w:firstRowLastColumn="0" w:lastRowFirstColumn="0" w:lastRowLastColumn="0"/>
            <w:tcW w:w="2595" w:type="dxa"/>
            <w:vAlign w:val="center"/>
            <w:hideMark/>
          </w:tcPr>
          <w:p w:rsidR="2A25F18D" w:rsidP="60E7682D" w:rsidRDefault="2A25F18D" w14:paraId="57444E0E" w14:textId="0D92CEBA">
            <w:pPr>
              <w:spacing w:before="240" w:after="240"/>
              <w:rPr>
                <w:rFonts w:asciiTheme="majorHAnsi" w:hAnsiTheme="majorHAnsi"/>
                <w:sz w:val="28"/>
                <w:szCs w:val="28"/>
              </w:rPr>
            </w:pPr>
            <w:r w:rsidRPr="60E7682D">
              <w:rPr>
                <w:rFonts w:asciiTheme="majorHAnsi" w:hAnsiTheme="majorHAnsi"/>
                <w:sz w:val="28"/>
                <w:szCs w:val="28"/>
              </w:rPr>
              <w:t>schema_drift_log</w:t>
            </w:r>
          </w:p>
        </w:tc>
        <w:tc>
          <w:tcPr>
            <w:tcW w:w="5875" w:type="dxa"/>
            <w:vAlign w:val="center"/>
            <w:hideMark/>
          </w:tcPr>
          <w:p w:rsidR="2A25F18D" w:rsidP="60E7682D" w:rsidRDefault="2A25F18D" w14:paraId="0BEF8507" w14:textId="3C94AC56">
            <w:pPr>
              <w:spacing w:before="240" w:after="240"/>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60E7682D">
              <w:rPr>
                <w:rFonts w:asciiTheme="majorHAnsi" w:hAnsiTheme="majorHAnsi"/>
                <w:sz w:val="28"/>
                <w:szCs w:val="28"/>
              </w:rPr>
              <w:t>Detected schema drift events with classification, field-level details, and context</w:t>
            </w:r>
          </w:p>
        </w:tc>
      </w:tr>
      <w:tr w:rsidRPr="00D16BC3" w:rsidR="00D16BC3" w:rsidTr="60E7682D" w14:paraId="473940C3" w14:textId="77777777">
        <w:trPr>
          <w:cnfStyle w:val="000000100000" w:firstRow="0" w:lastRow="0" w:firstColumn="0" w:lastColumn="0" w:oddVBand="0" w:evenVBand="0" w:oddHBand="1" w:evenHBand="0" w:firstRowFirstColumn="0" w:firstRowLastColumn="0" w:lastRowFirstColumn="0" w:lastRowLastColumn="0"/>
          <w:trHeight w:val="300"/>
          <w:tblCellSpacing w:w="15" w:type="dxa"/>
        </w:trPr>
        <w:tc>
          <w:tcPr>
            <w:cnfStyle w:val="001000000000" w:firstRow="0" w:lastRow="0" w:firstColumn="1" w:lastColumn="0" w:oddVBand="0" w:evenVBand="0" w:oddHBand="0" w:evenHBand="0" w:firstRowFirstColumn="0" w:firstRowLastColumn="0" w:lastRowFirstColumn="0" w:lastRowLastColumn="0"/>
            <w:tcW w:w="2595" w:type="dxa"/>
            <w:vAlign w:val="center"/>
            <w:hideMark/>
          </w:tcPr>
          <w:p w:rsidRPr="00D16BC3" w:rsidR="00D16BC3" w:rsidP="60E7682D" w:rsidRDefault="00D16BC3" w14:paraId="24181898" w14:textId="77777777">
            <w:pPr>
              <w:rPr>
                <w:rFonts w:asciiTheme="majorHAnsi" w:hAnsiTheme="majorHAnsi"/>
                <w:sz w:val="28"/>
                <w:szCs w:val="28"/>
              </w:rPr>
            </w:pPr>
            <w:r w:rsidRPr="60E7682D">
              <w:rPr>
                <w:rFonts w:asciiTheme="majorHAnsi" w:hAnsiTheme="majorHAnsi"/>
                <w:sz w:val="28"/>
                <w:szCs w:val="28"/>
              </w:rPr>
              <w:t>batch_control</w:t>
            </w:r>
          </w:p>
        </w:tc>
        <w:tc>
          <w:tcPr>
            <w:tcW w:w="5875" w:type="dxa"/>
            <w:vAlign w:val="center"/>
            <w:hideMark/>
          </w:tcPr>
          <w:p w:rsidRPr="00D16BC3" w:rsidR="00D16BC3" w:rsidP="60E7682D" w:rsidRDefault="26060E05" w14:paraId="4B74499F" w14:textId="130ECF4E">
            <w:pPr>
              <w:spacing w:before="240" w:after="240"/>
              <w:cnfStyle w:val="000000100000" w:firstRow="0" w:lastRow="0" w:firstColumn="0" w:lastColumn="0" w:oddVBand="0" w:evenVBand="0" w:oddHBand="1" w:evenHBand="0" w:firstRowFirstColumn="0" w:firstRowLastColumn="0" w:lastRowFirstColumn="0" w:lastRowLastColumn="0"/>
              <w:rPr>
                <w:rFonts w:asciiTheme="majorHAnsi" w:hAnsiTheme="majorHAnsi"/>
                <w:sz w:val="28"/>
                <w:szCs w:val="28"/>
              </w:rPr>
            </w:pPr>
            <w:r w:rsidRPr="60E7682D">
              <w:rPr>
                <w:rFonts w:asciiTheme="majorHAnsi" w:hAnsiTheme="majorHAnsi"/>
                <w:sz w:val="28"/>
                <w:szCs w:val="28"/>
              </w:rPr>
              <w:t>Batch-level lifecycle tracking: initiation, status, overall metrics, and completion</w:t>
            </w:r>
          </w:p>
        </w:tc>
      </w:tr>
      <w:tr w:rsidRPr="00D16BC3" w:rsidR="00D16BC3" w:rsidTr="60E7682D" w14:paraId="4618BF15" w14:textId="77777777">
        <w:trPr>
          <w:trHeight w:val="300"/>
          <w:tblCellSpacing w:w="15" w:type="dxa"/>
        </w:trPr>
        <w:tc>
          <w:tcPr>
            <w:cnfStyle w:val="001000000000" w:firstRow="0" w:lastRow="0" w:firstColumn="1" w:lastColumn="0" w:oddVBand="0" w:evenVBand="0" w:oddHBand="0" w:evenHBand="0" w:firstRowFirstColumn="0" w:firstRowLastColumn="0" w:lastRowFirstColumn="0" w:lastRowLastColumn="0"/>
            <w:tcW w:w="2595" w:type="dxa"/>
            <w:vAlign w:val="center"/>
            <w:hideMark/>
          </w:tcPr>
          <w:p w:rsidRPr="00D16BC3" w:rsidR="00D16BC3" w:rsidP="60E7682D" w:rsidRDefault="00D16BC3" w14:paraId="7A76572C" w14:textId="77777777">
            <w:pPr>
              <w:rPr>
                <w:rFonts w:asciiTheme="majorHAnsi" w:hAnsiTheme="majorHAnsi"/>
                <w:sz w:val="28"/>
                <w:szCs w:val="28"/>
              </w:rPr>
            </w:pPr>
            <w:r w:rsidRPr="60E7682D">
              <w:rPr>
                <w:rFonts w:asciiTheme="majorHAnsi" w:hAnsiTheme="majorHAnsi"/>
                <w:sz w:val="28"/>
                <w:szCs w:val="28"/>
              </w:rPr>
              <w:t>batch_stage_status</w:t>
            </w:r>
          </w:p>
        </w:tc>
        <w:tc>
          <w:tcPr>
            <w:tcW w:w="5875" w:type="dxa"/>
            <w:vAlign w:val="center"/>
            <w:hideMark/>
          </w:tcPr>
          <w:p w:rsidRPr="00D16BC3" w:rsidR="00D16BC3" w:rsidP="60E7682D" w:rsidRDefault="0EC31806" w14:paraId="28FB2720" w14:textId="78ECD901">
            <w:pPr>
              <w:spacing w:before="240" w:after="240"/>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60E7682D">
              <w:rPr>
                <w:rFonts w:asciiTheme="majorHAnsi" w:hAnsiTheme="majorHAnsi"/>
                <w:sz w:val="28"/>
                <w:szCs w:val="28"/>
              </w:rPr>
              <w:t>Stage-level execution records for Bronze, Silver, and Gold with durations and record counts</w:t>
            </w:r>
          </w:p>
        </w:tc>
      </w:tr>
      <w:tr w:rsidRPr="00D16BC3" w:rsidR="00D16BC3" w:rsidTr="60E7682D" w14:paraId="44A4FB7F" w14:textId="77777777">
        <w:trPr>
          <w:cnfStyle w:val="000000100000" w:firstRow="0" w:lastRow="0" w:firstColumn="0" w:lastColumn="0" w:oddVBand="0" w:evenVBand="0" w:oddHBand="1" w:evenHBand="0" w:firstRowFirstColumn="0" w:firstRowLastColumn="0" w:lastRowFirstColumn="0" w:lastRowLastColumn="0"/>
          <w:trHeight w:val="300"/>
          <w:tblCellSpacing w:w="15" w:type="dxa"/>
        </w:trPr>
        <w:tc>
          <w:tcPr>
            <w:cnfStyle w:val="001000000000" w:firstRow="0" w:lastRow="0" w:firstColumn="1" w:lastColumn="0" w:oddVBand="0" w:evenVBand="0" w:oddHBand="0" w:evenHBand="0" w:firstRowFirstColumn="0" w:firstRowLastColumn="0" w:lastRowFirstColumn="0" w:lastRowLastColumn="0"/>
            <w:tcW w:w="2595" w:type="dxa"/>
            <w:vAlign w:val="center"/>
            <w:hideMark/>
          </w:tcPr>
          <w:p w:rsidRPr="00D16BC3" w:rsidR="00D16BC3" w:rsidP="60E7682D" w:rsidRDefault="00D16BC3" w14:paraId="4713333E" w14:textId="77777777">
            <w:pPr>
              <w:rPr>
                <w:rFonts w:asciiTheme="majorHAnsi" w:hAnsiTheme="majorHAnsi"/>
                <w:sz w:val="28"/>
                <w:szCs w:val="28"/>
              </w:rPr>
            </w:pPr>
            <w:r w:rsidRPr="60E7682D">
              <w:rPr>
                <w:rFonts w:asciiTheme="majorHAnsi" w:hAnsiTheme="majorHAnsi"/>
                <w:sz w:val="28"/>
                <w:szCs w:val="28"/>
              </w:rPr>
              <w:t>error_log</w:t>
            </w:r>
          </w:p>
        </w:tc>
        <w:tc>
          <w:tcPr>
            <w:tcW w:w="5875" w:type="dxa"/>
            <w:vAlign w:val="center"/>
            <w:hideMark/>
          </w:tcPr>
          <w:p w:rsidRPr="00D16BC3" w:rsidR="00D16BC3" w:rsidP="60E7682D" w:rsidRDefault="4A47E7CA" w14:paraId="46A1B4E1" w14:textId="6140D567">
            <w:pPr>
              <w:spacing w:before="240" w:after="240"/>
              <w:cnfStyle w:val="000000100000" w:firstRow="0" w:lastRow="0" w:firstColumn="0" w:lastColumn="0" w:oddVBand="0" w:evenVBand="0" w:oddHBand="1" w:evenHBand="0" w:firstRowFirstColumn="0" w:firstRowLastColumn="0" w:lastRowFirstColumn="0" w:lastRowLastColumn="0"/>
              <w:rPr>
                <w:rFonts w:asciiTheme="majorHAnsi" w:hAnsiTheme="majorHAnsi"/>
                <w:sz w:val="28"/>
                <w:szCs w:val="28"/>
              </w:rPr>
            </w:pPr>
            <w:r w:rsidRPr="60E7682D">
              <w:rPr>
                <w:rFonts w:asciiTheme="majorHAnsi" w:hAnsiTheme="majorHAnsi"/>
                <w:sz w:val="28"/>
                <w:szCs w:val="28"/>
              </w:rPr>
              <w:t>Detailed error records for validation failures, stage failures, and data quality exceptions</w:t>
            </w:r>
          </w:p>
        </w:tc>
      </w:tr>
      <w:tr w:rsidRPr="00D16BC3" w:rsidR="00D16BC3" w:rsidTr="60E7682D" w14:paraId="6ACA6782" w14:textId="77777777">
        <w:trPr>
          <w:trHeight w:val="300"/>
          <w:tblCellSpacing w:w="15" w:type="dxa"/>
        </w:trPr>
        <w:tc>
          <w:tcPr>
            <w:cnfStyle w:val="001000000000" w:firstRow="0" w:lastRow="0" w:firstColumn="1" w:lastColumn="0" w:oddVBand="0" w:evenVBand="0" w:oddHBand="0" w:evenHBand="0" w:firstRowFirstColumn="0" w:firstRowLastColumn="0" w:lastRowFirstColumn="0" w:lastRowLastColumn="0"/>
            <w:tcW w:w="2595" w:type="dxa"/>
            <w:vAlign w:val="center"/>
            <w:hideMark/>
          </w:tcPr>
          <w:p w:rsidRPr="00D16BC3" w:rsidR="00D16BC3" w:rsidP="60E7682D" w:rsidRDefault="00D16BC3" w14:paraId="08511639" w14:textId="77777777">
            <w:pPr>
              <w:rPr>
                <w:rFonts w:asciiTheme="majorHAnsi" w:hAnsiTheme="majorHAnsi"/>
                <w:sz w:val="28"/>
                <w:szCs w:val="28"/>
              </w:rPr>
            </w:pPr>
            <w:r w:rsidRPr="60E7682D">
              <w:rPr>
                <w:rFonts w:asciiTheme="majorHAnsi" w:hAnsiTheme="majorHAnsi"/>
                <w:sz w:val="28"/>
                <w:szCs w:val="28"/>
              </w:rPr>
              <w:t>quarantine_records</w:t>
            </w:r>
          </w:p>
        </w:tc>
        <w:tc>
          <w:tcPr>
            <w:tcW w:w="5875" w:type="dxa"/>
            <w:vAlign w:val="center"/>
            <w:hideMark/>
          </w:tcPr>
          <w:p w:rsidRPr="00D16BC3" w:rsidR="00D16BC3" w:rsidP="60E7682D" w:rsidRDefault="0DA222BB" w14:paraId="29CE4F71" w14:textId="6A9F2A4F">
            <w:pPr>
              <w:spacing w:before="240" w:after="240"/>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60E7682D">
              <w:rPr>
                <w:rFonts w:asciiTheme="majorHAnsi" w:hAnsiTheme="majorHAnsi"/>
                <w:sz w:val="28"/>
                <w:szCs w:val="28"/>
              </w:rPr>
              <w:t>Invalid records isolated during transformation, with failure reason and reprocessing status</w:t>
            </w:r>
          </w:p>
        </w:tc>
      </w:tr>
      <w:tr w:rsidRPr="00D16BC3" w:rsidR="00D16BC3" w:rsidTr="60E7682D" w14:paraId="68C84FB7" w14:textId="77777777">
        <w:trPr>
          <w:cnfStyle w:val="000000100000" w:firstRow="0" w:lastRow="0" w:firstColumn="0" w:lastColumn="0" w:oddVBand="0" w:evenVBand="0" w:oddHBand="1" w:evenHBand="0" w:firstRowFirstColumn="0" w:firstRowLastColumn="0" w:lastRowFirstColumn="0" w:lastRowLastColumn="0"/>
          <w:trHeight w:val="300"/>
          <w:tblCellSpacing w:w="15" w:type="dxa"/>
        </w:trPr>
        <w:tc>
          <w:tcPr>
            <w:cnfStyle w:val="001000000000" w:firstRow="0" w:lastRow="0" w:firstColumn="1" w:lastColumn="0" w:oddVBand="0" w:evenVBand="0" w:oddHBand="0" w:evenHBand="0" w:firstRowFirstColumn="0" w:firstRowLastColumn="0" w:lastRowFirstColumn="0" w:lastRowLastColumn="0"/>
            <w:tcW w:w="2595" w:type="dxa"/>
            <w:vAlign w:val="center"/>
            <w:hideMark/>
          </w:tcPr>
          <w:p w:rsidRPr="00D16BC3" w:rsidR="00D16BC3" w:rsidP="60E7682D" w:rsidRDefault="00D16BC3" w14:paraId="71F1CEAD" w14:textId="7F195483">
            <w:pPr>
              <w:rPr>
                <w:rFonts w:asciiTheme="majorHAnsi" w:hAnsiTheme="majorHAnsi"/>
                <w:sz w:val="28"/>
                <w:szCs w:val="28"/>
              </w:rPr>
            </w:pPr>
            <w:r w:rsidRPr="60E7682D">
              <w:rPr>
                <w:rFonts w:asciiTheme="majorHAnsi" w:hAnsiTheme="majorHAnsi"/>
                <w:sz w:val="28"/>
                <w:szCs w:val="28"/>
              </w:rPr>
              <w:t>batch_reconciliatio</w:t>
            </w:r>
            <w:r w:rsidRPr="60E7682D" w:rsidR="483FEAAA">
              <w:rPr>
                <w:rFonts w:asciiTheme="majorHAnsi" w:hAnsiTheme="majorHAnsi"/>
                <w:sz w:val="28"/>
                <w:szCs w:val="28"/>
              </w:rPr>
              <w:t>n</w:t>
            </w:r>
          </w:p>
        </w:tc>
        <w:tc>
          <w:tcPr>
            <w:tcW w:w="5875" w:type="dxa"/>
            <w:vAlign w:val="center"/>
            <w:hideMark/>
          </w:tcPr>
          <w:p w:rsidRPr="00D16BC3" w:rsidR="00D16BC3" w:rsidP="60E7682D" w:rsidRDefault="38D7211A" w14:paraId="6492A4C7" w14:textId="297017A6">
            <w:pPr>
              <w:spacing w:before="240" w:after="240"/>
              <w:cnfStyle w:val="000000100000" w:firstRow="0" w:lastRow="0" w:firstColumn="0" w:lastColumn="0" w:oddVBand="0" w:evenVBand="0" w:oddHBand="1" w:evenHBand="0" w:firstRowFirstColumn="0" w:firstRowLastColumn="0" w:lastRowFirstColumn="0" w:lastRowLastColumn="0"/>
              <w:rPr>
                <w:rFonts w:asciiTheme="majorHAnsi" w:hAnsiTheme="majorHAnsi"/>
                <w:sz w:val="28"/>
                <w:szCs w:val="28"/>
              </w:rPr>
            </w:pPr>
            <w:r w:rsidRPr="60E7682D">
              <w:rPr>
                <w:rFonts w:asciiTheme="majorHAnsi" w:hAnsiTheme="majorHAnsi"/>
                <w:sz w:val="28"/>
                <w:szCs w:val="28"/>
              </w:rPr>
              <w:t>Expected vs. actual record count comparisons with discrepancy details per stage</w:t>
            </w:r>
          </w:p>
        </w:tc>
      </w:tr>
      <w:tr w:rsidR="60E7682D" w:rsidTr="60E7682D" w14:paraId="7A59519F" w14:textId="77777777">
        <w:trPr>
          <w:trHeight w:val="300"/>
          <w:tblCellSpacing w:w="15" w:type="dxa"/>
        </w:trPr>
        <w:tc>
          <w:tcPr>
            <w:cnfStyle w:val="001000000000" w:firstRow="0" w:lastRow="0" w:firstColumn="1" w:lastColumn="0" w:oddVBand="0" w:evenVBand="0" w:oddHBand="0" w:evenHBand="0" w:firstRowFirstColumn="0" w:firstRowLastColumn="0" w:lastRowFirstColumn="0" w:lastRowLastColumn="0"/>
            <w:tcW w:w="2595" w:type="dxa"/>
            <w:vAlign w:val="center"/>
            <w:hideMark/>
          </w:tcPr>
          <w:p w:rsidR="38D7211A" w:rsidP="60E7682D" w:rsidRDefault="38D7211A" w14:paraId="1ACA3B33" w14:textId="5C4D4AF7">
            <w:pPr>
              <w:spacing w:before="240" w:after="240"/>
              <w:rPr>
                <w:rFonts w:asciiTheme="majorHAnsi" w:hAnsiTheme="majorHAnsi"/>
                <w:sz w:val="28"/>
                <w:szCs w:val="28"/>
              </w:rPr>
            </w:pPr>
            <w:r w:rsidRPr="60E7682D">
              <w:rPr>
                <w:rFonts w:asciiTheme="majorHAnsi" w:hAnsiTheme="majorHAnsi"/>
                <w:sz w:val="28"/>
                <w:szCs w:val="28"/>
              </w:rPr>
              <w:t>sla_instance</w:t>
            </w:r>
          </w:p>
        </w:tc>
        <w:tc>
          <w:tcPr>
            <w:tcW w:w="5875" w:type="dxa"/>
            <w:vAlign w:val="center"/>
            <w:hideMark/>
          </w:tcPr>
          <w:p w:rsidR="38D7211A" w:rsidP="60E7682D" w:rsidRDefault="38D7211A" w14:paraId="47CB5425" w14:textId="4DD0E839">
            <w:pPr>
              <w:spacing w:before="240" w:after="240"/>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60E7682D">
              <w:rPr>
                <w:rFonts w:asciiTheme="majorHAnsi" w:hAnsiTheme="majorHAnsi"/>
                <w:sz w:val="28"/>
                <w:szCs w:val="28"/>
              </w:rPr>
              <w:t>Per-cycle SLA tracking with expected and actual timestamps and computed status</w:t>
            </w:r>
          </w:p>
        </w:tc>
      </w:tr>
      <w:tr w:rsidR="60E7682D" w:rsidTr="60E7682D" w14:paraId="2497B269" w14:textId="77777777">
        <w:trPr>
          <w:cnfStyle w:val="000000100000" w:firstRow="0" w:lastRow="0" w:firstColumn="0" w:lastColumn="0" w:oddVBand="0" w:evenVBand="0" w:oddHBand="1" w:evenHBand="0" w:firstRowFirstColumn="0" w:firstRowLastColumn="0" w:lastRowFirstColumn="0" w:lastRowLastColumn="0"/>
          <w:trHeight w:val="300"/>
          <w:tblCellSpacing w:w="15" w:type="dxa"/>
        </w:trPr>
        <w:tc>
          <w:tcPr>
            <w:cnfStyle w:val="001000000000" w:firstRow="0" w:lastRow="0" w:firstColumn="1" w:lastColumn="0" w:oddVBand="0" w:evenVBand="0" w:oddHBand="0" w:evenHBand="0" w:firstRowFirstColumn="0" w:firstRowLastColumn="0" w:lastRowFirstColumn="0" w:lastRowLastColumn="0"/>
            <w:tcW w:w="2595" w:type="dxa"/>
            <w:vAlign w:val="center"/>
            <w:hideMark/>
          </w:tcPr>
          <w:p w:rsidR="38D7211A" w:rsidP="60E7682D" w:rsidRDefault="38D7211A" w14:paraId="03C1AD64" w14:textId="074BB404">
            <w:pPr>
              <w:spacing w:before="240" w:after="240"/>
              <w:rPr>
                <w:rFonts w:asciiTheme="majorHAnsi" w:hAnsiTheme="majorHAnsi"/>
                <w:sz w:val="28"/>
                <w:szCs w:val="28"/>
              </w:rPr>
            </w:pPr>
            <w:r w:rsidRPr="60E7682D">
              <w:rPr>
                <w:rFonts w:asciiTheme="majorHAnsi" w:hAnsiTheme="majorHAnsi"/>
                <w:sz w:val="28"/>
                <w:szCs w:val="28"/>
              </w:rPr>
              <w:t>sla_alerts</w:t>
            </w:r>
          </w:p>
        </w:tc>
        <w:tc>
          <w:tcPr>
            <w:tcW w:w="5875" w:type="dxa"/>
            <w:vAlign w:val="center"/>
            <w:hideMark/>
          </w:tcPr>
          <w:p w:rsidR="38D7211A" w:rsidP="60E7682D" w:rsidRDefault="38D7211A" w14:paraId="10C92CE5" w14:textId="7AC9E178">
            <w:pPr>
              <w:spacing w:before="240" w:after="240"/>
              <w:cnfStyle w:val="000000100000" w:firstRow="0" w:lastRow="0" w:firstColumn="0" w:lastColumn="0" w:oddVBand="0" w:evenVBand="0" w:oddHBand="1" w:evenHBand="0" w:firstRowFirstColumn="0" w:firstRowLastColumn="0" w:lastRowFirstColumn="0" w:lastRowLastColumn="0"/>
              <w:rPr>
                <w:rFonts w:asciiTheme="majorHAnsi" w:hAnsiTheme="majorHAnsi"/>
                <w:sz w:val="28"/>
                <w:szCs w:val="28"/>
              </w:rPr>
            </w:pPr>
            <w:r w:rsidRPr="60E7682D">
              <w:rPr>
                <w:rFonts w:asciiTheme="majorHAnsi" w:hAnsiTheme="majorHAnsi"/>
                <w:sz w:val="28"/>
                <w:szCs w:val="28"/>
              </w:rPr>
              <w:t>Alert records for all alert types with severity, dispatch status, and acknowledgment tracking</w:t>
            </w:r>
          </w:p>
        </w:tc>
      </w:tr>
    </w:tbl>
    <w:p w:rsidR="008C2A42" w:rsidP="60E7682D" w:rsidRDefault="649BE501" w14:paraId="2E02222E" w14:textId="42649926">
      <w:pPr>
        <w:rPr>
          <w:rFonts w:asciiTheme="majorHAnsi" w:hAnsiTheme="majorHAnsi" w:eastAsiaTheme="majorEastAsia" w:cstheme="majorBidi"/>
          <w:color w:val="0F4761" w:themeColor="accent1" w:themeShade="BF"/>
          <w:sz w:val="32"/>
          <w:szCs w:val="32"/>
        </w:rPr>
      </w:pPr>
      <w:r w:rsidRPr="60E7682D">
        <w:rPr>
          <w:rFonts w:asciiTheme="majorHAnsi" w:hAnsiTheme="majorHAnsi" w:eastAsiaTheme="majorEastAsia" w:cstheme="majorBidi"/>
          <w:color w:val="0F4761" w:themeColor="accent1" w:themeShade="BF"/>
          <w:sz w:val="32"/>
          <w:szCs w:val="32"/>
        </w:rPr>
        <w:t>6.6 Operational Guarantees</w:t>
      </w:r>
    </w:p>
    <w:p w:rsidR="649BE501" w:rsidP="60E7682D" w:rsidRDefault="649BE501" w14:paraId="5DB1890B" w14:textId="40380056">
      <w:r w:rsidRPr="60E7682D">
        <w:rPr>
          <w:rFonts w:ascii="Aptos Display" w:hAnsi="Aptos Display" w:eastAsia="Aptos Display" w:cs="Aptos Display"/>
          <w:sz w:val="28"/>
          <w:szCs w:val="28"/>
        </w:rPr>
        <w:t>The control framework ensures the following guarantees -</w:t>
      </w:r>
    </w:p>
    <w:p w:rsidR="649BE501" w:rsidP="60E7682D" w:rsidRDefault="649BE501" w14:paraId="163DA114" w14:textId="4E09FDBB">
      <w:pPr>
        <w:pStyle w:val="ListParagraph"/>
        <w:numPr>
          <w:ilvl w:val="0"/>
          <w:numId w:val="1"/>
        </w:numPr>
        <w:rPr>
          <w:rFonts w:ascii="Aptos Display" w:hAnsi="Aptos Display" w:eastAsia="Aptos Display" w:cs="Aptos Display"/>
          <w:sz w:val="28"/>
          <w:szCs w:val="28"/>
        </w:rPr>
      </w:pPr>
      <w:r w:rsidRPr="60E7682D">
        <w:rPr>
          <w:rFonts w:ascii="Aptos Display" w:hAnsi="Aptos Display" w:eastAsia="Aptos Display" w:cs="Aptos Display"/>
          <w:sz w:val="28"/>
          <w:szCs w:val="28"/>
        </w:rPr>
        <w:t>No data loss (append-only ingestion with quarantine handling)</w:t>
      </w:r>
    </w:p>
    <w:p w:rsidR="649BE501" w:rsidP="60E7682D" w:rsidRDefault="649BE501" w14:paraId="770C4536" w14:textId="045AE688">
      <w:pPr>
        <w:pStyle w:val="ListParagraph"/>
        <w:numPr>
          <w:ilvl w:val="0"/>
          <w:numId w:val="1"/>
        </w:numPr>
        <w:rPr>
          <w:rFonts w:ascii="Aptos Display" w:hAnsi="Aptos Display" w:eastAsia="Aptos Display" w:cs="Aptos Display"/>
          <w:sz w:val="28"/>
          <w:szCs w:val="28"/>
        </w:rPr>
      </w:pPr>
      <w:proofErr w:type="gramStart"/>
      <w:r w:rsidRPr="60E7682D">
        <w:rPr>
          <w:rFonts w:ascii="Aptos Display" w:hAnsi="Aptos Display" w:eastAsia="Aptos Display" w:cs="Aptos Display"/>
          <w:sz w:val="28"/>
          <w:szCs w:val="28"/>
        </w:rPr>
        <w:t>Exactly-once</w:t>
      </w:r>
      <w:proofErr w:type="gramEnd"/>
      <w:r w:rsidRPr="60E7682D">
        <w:rPr>
          <w:rFonts w:ascii="Aptos Display" w:hAnsi="Aptos Display" w:eastAsia="Aptos Display" w:cs="Aptos Display"/>
          <w:sz w:val="28"/>
          <w:szCs w:val="28"/>
        </w:rPr>
        <w:t xml:space="preserve"> ingestion for file-based sources</w:t>
      </w:r>
    </w:p>
    <w:p w:rsidR="649BE501" w:rsidP="60E7682D" w:rsidRDefault="649BE501" w14:paraId="0784B75E" w14:textId="63A8513E">
      <w:pPr>
        <w:pStyle w:val="ListParagraph"/>
        <w:numPr>
          <w:ilvl w:val="0"/>
          <w:numId w:val="1"/>
        </w:numPr>
        <w:rPr>
          <w:rFonts w:ascii="Aptos Display" w:hAnsi="Aptos Display" w:eastAsia="Aptos Display" w:cs="Aptos Display"/>
          <w:sz w:val="28"/>
          <w:szCs w:val="28"/>
        </w:rPr>
      </w:pPr>
      <w:r w:rsidRPr="60E7682D">
        <w:rPr>
          <w:rFonts w:ascii="Aptos Display" w:hAnsi="Aptos Display" w:eastAsia="Aptos Display" w:cs="Aptos Display"/>
          <w:sz w:val="28"/>
          <w:szCs w:val="28"/>
        </w:rPr>
        <w:t>Full traceability using batch_id across all layers</w:t>
      </w:r>
    </w:p>
    <w:p w:rsidR="649BE501" w:rsidP="60E7682D" w:rsidRDefault="649BE501" w14:paraId="235ABCBD" w14:textId="4F81A211">
      <w:pPr>
        <w:pStyle w:val="ListParagraph"/>
        <w:numPr>
          <w:ilvl w:val="0"/>
          <w:numId w:val="1"/>
        </w:numPr>
        <w:rPr>
          <w:rFonts w:ascii="Aptos Display" w:hAnsi="Aptos Display" w:eastAsia="Aptos Display" w:cs="Aptos Display"/>
          <w:sz w:val="28"/>
          <w:szCs w:val="28"/>
        </w:rPr>
      </w:pPr>
      <w:r w:rsidRPr="60E7682D">
        <w:rPr>
          <w:rFonts w:ascii="Aptos Display" w:hAnsi="Aptos Display" w:eastAsia="Aptos Display" w:cs="Aptos Display"/>
          <w:sz w:val="28"/>
          <w:szCs w:val="28"/>
        </w:rPr>
        <w:t>Safe restart-ability at stage level</w:t>
      </w:r>
    </w:p>
    <w:p w:rsidR="649BE501" w:rsidP="60E7682D" w:rsidRDefault="649BE501" w14:paraId="73837FF2" w14:textId="219653D7">
      <w:pPr>
        <w:pStyle w:val="ListParagraph"/>
        <w:numPr>
          <w:ilvl w:val="0"/>
          <w:numId w:val="1"/>
        </w:numPr>
        <w:rPr>
          <w:rFonts w:ascii="Aptos Display" w:hAnsi="Aptos Display" w:eastAsia="Aptos Display" w:cs="Aptos Display"/>
          <w:sz w:val="28"/>
          <w:szCs w:val="28"/>
        </w:rPr>
      </w:pPr>
      <w:r w:rsidRPr="60E7682D">
        <w:rPr>
          <w:rFonts w:ascii="Aptos Display" w:hAnsi="Aptos Display" w:eastAsia="Aptos Display" w:cs="Aptos Display"/>
          <w:sz w:val="28"/>
          <w:szCs w:val="28"/>
        </w:rPr>
        <w:t>Deterministic error tracking and replay safety</w:t>
      </w:r>
    </w:p>
    <w:p w:rsidR="649BE501" w:rsidP="60E7682D" w:rsidRDefault="649BE501" w14:paraId="27762B2D" w14:textId="245804DC">
      <w:pPr>
        <w:pStyle w:val="ListParagraph"/>
        <w:numPr>
          <w:ilvl w:val="0"/>
          <w:numId w:val="1"/>
        </w:numPr>
        <w:rPr>
          <w:rFonts w:ascii="Aptos Display" w:hAnsi="Aptos Display" w:eastAsia="Aptos Display" w:cs="Aptos Display"/>
          <w:sz w:val="28"/>
          <w:szCs w:val="28"/>
        </w:rPr>
      </w:pPr>
      <w:r w:rsidRPr="60E7682D">
        <w:rPr>
          <w:rFonts w:ascii="Aptos Display" w:hAnsi="Aptos Display" w:eastAsia="Aptos Display" w:cs="Aptos Display"/>
          <w:sz w:val="28"/>
          <w:szCs w:val="28"/>
        </w:rPr>
        <w:t>Configurable validation and error handling policies</w:t>
      </w:r>
    </w:p>
    <w:p w:rsidR="00B36056" w:rsidP="513FE1D5" w:rsidRDefault="37085F04" w14:paraId="65BD0037" w14:textId="53B09935">
      <w:pPr>
        <w:pStyle w:val="Heading1"/>
        <w:rPr>
          <w:b w:val="1"/>
          <w:bCs w:val="1"/>
          <w:sz w:val="40"/>
          <w:szCs w:val="40"/>
        </w:rPr>
      </w:pPr>
      <w:bookmarkStart w:name="_Toc1048928082" w:id="863020971"/>
      <w:r w:rsidR="15B539C3">
        <w:rPr/>
        <w:t>7</w:t>
      </w:r>
      <w:r w:rsidR="32C294F6">
        <w:rPr/>
        <w:t>. Data Model Overview</w:t>
      </w:r>
      <w:bookmarkEnd w:id="863020971"/>
    </w:p>
    <w:p w:rsidRPr="00B36056" w:rsidR="00B36056" w:rsidP="00B36056" w:rsidRDefault="00B36056" w14:paraId="640506CA" w14:textId="0EAC8061">
      <w:pPr>
        <w:rPr>
          <w:rFonts w:asciiTheme="majorHAnsi" w:hAnsiTheme="majorHAnsi" w:eastAsiaTheme="minorHAnsi"/>
          <w:sz w:val="28"/>
          <w:szCs w:val="28"/>
        </w:rPr>
      </w:pPr>
      <w:r w:rsidRPr="00B36056">
        <w:rPr>
          <w:rFonts w:asciiTheme="majorHAnsi" w:hAnsiTheme="majorHAnsi"/>
          <w:sz w:val="28"/>
          <w:szCs w:val="28"/>
        </w:rPr>
        <w:t>Core entities include:</w:t>
      </w:r>
    </w:p>
    <w:tbl>
      <w:tblPr>
        <w:tblStyle w:val="PlainTable1"/>
        <w:tblW w:w="0" w:type="auto"/>
        <w:tblInd w:w="607" w:type="dxa"/>
        <w:tblLook w:val="04A0" w:firstRow="1" w:lastRow="0" w:firstColumn="1" w:lastColumn="0" w:noHBand="0" w:noVBand="1"/>
      </w:tblPr>
      <w:tblGrid>
        <w:gridCol w:w="2083"/>
        <w:gridCol w:w="3908"/>
      </w:tblGrid>
      <w:tr w:rsidRPr="00B36056" w:rsidR="009918FE" w:rsidTr="00B36056" w14:paraId="1172E62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36056" w:rsidR="00B36056" w:rsidP="00B36056" w:rsidRDefault="00B36056" w14:paraId="42912D62" w14:textId="77777777">
            <w:pPr>
              <w:spacing w:after="160" w:line="278" w:lineRule="auto"/>
              <w:jc w:val="center"/>
              <w:rPr>
                <w:rFonts w:asciiTheme="majorHAnsi" w:hAnsiTheme="majorHAnsi"/>
                <w:sz w:val="28"/>
                <w:szCs w:val="28"/>
              </w:rPr>
            </w:pPr>
            <w:r w:rsidRPr="00B36056">
              <w:rPr>
                <w:rFonts w:asciiTheme="majorHAnsi" w:hAnsiTheme="majorHAnsi"/>
                <w:sz w:val="28"/>
                <w:szCs w:val="28"/>
              </w:rPr>
              <w:t>Entity</w:t>
            </w:r>
          </w:p>
        </w:tc>
        <w:tc>
          <w:tcPr>
            <w:tcW w:w="0" w:type="auto"/>
            <w:hideMark/>
          </w:tcPr>
          <w:p w:rsidRPr="00B36056" w:rsidR="00B36056" w:rsidP="00B36056" w:rsidRDefault="00B36056" w14:paraId="5686EE5A" w14:textId="7777777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28"/>
                <w:szCs w:val="28"/>
              </w:rPr>
            </w:pPr>
            <w:r w:rsidRPr="00B36056">
              <w:rPr>
                <w:rFonts w:asciiTheme="majorHAnsi" w:hAnsiTheme="majorHAnsi"/>
                <w:sz w:val="28"/>
                <w:szCs w:val="28"/>
              </w:rPr>
              <w:t>Description</w:t>
            </w:r>
          </w:p>
        </w:tc>
      </w:tr>
      <w:tr w:rsidRPr="00B36056" w:rsidR="009918FE" w:rsidTr="00B36056" w14:paraId="461467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36056" w:rsidR="00B36056" w:rsidP="00B36056" w:rsidRDefault="00B36056" w14:paraId="7FF48935" w14:textId="77777777">
            <w:pPr>
              <w:spacing w:after="160" w:line="278" w:lineRule="auto"/>
              <w:rPr>
                <w:rFonts w:asciiTheme="majorHAnsi" w:hAnsiTheme="majorHAnsi"/>
                <w:b w:val="0"/>
                <w:bCs w:val="0"/>
                <w:sz w:val="28"/>
                <w:szCs w:val="28"/>
              </w:rPr>
            </w:pPr>
            <w:r w:rsidRPr="00B36056">
              <w:rPr>
                <w:rFonts w:asciiTheme="majorHAnsi" w:hAnsiTheme="majorHAnsi"/>
                <w:b w:val="0"/>
                <w:bCs w:val="0"/>
                <w:sz w:val="28"/>
                <w:szCs w:val="28"/>
              </w:rPr>
              <w:t>Member</w:t>
            </w:r>
          </w:p>
        </w:tc>
        <w:tc>
          <w:tcPr>
            <w:tcW w:w="0" w:type="auto"/>
            <w:hideMark/>
          </w:tcPr>
          <w:p w:rsidRPr="00B36056" w:rsidR="00B36056" w:rsidP="00B36056" w:rsidRDefault="00B36056" w14:paraId="6340C00C"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 w:val="28"/>
                <w:szCs w:val="28"/>
              </w:rPr>
            </w:pPr>
            <w:r w:rsidRPr="00B36056">
              <w:rPr>
                <w:rFonts w:asciiTheme="majorHAnsi" w:hAnsiTheme="majorHAnsi"/>
                <w:sz w:val="28"/>
                <w:szCs w:val="28"/>
              </w:rPr>
              <w:t>Patient demographic information</w:t>
            </w:r>
          </w:p>
        </w:tc>
      </w:tr>
      <w:tr w:rsidRPr="00B36056" w:rsidR="009918FE" w:rsidTr="00B36056" w14:paraId="066A56A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36056" w:rsidR="00B36056" w:rsidP="00B36056" w:rsidRDefault="00B36056" w14:paraId="17DB019E" w14:textId="77777777">
            <w:pPr>
              <w:spacing w:after="160" w:line="278" w:lineRule="auto"/>
              <w:rPr>
                <w:rFonts w:asciiTheme="majorHAnsi" w:hAnsiTheme="majorHAnsi"/>
                <w:b w:val="0"/>
                <w:bCs w:val="0"/>
                <w:sz w:val="28"/>
                <w:szCs w:val="28"/>
              </w:rPr>
            </w:pPr>
            <w:r w:rsidRPr="00B36056">
              <w:rPr>
                <w:rFonts w:asciiTheme="majorHAnsi" w:hAnsiTheme="majorHAnsi"/>
                <w:b w:val="0"/>
                <w:bCs w:val="0"/>
                <w:sz w:val="28"/>
                <w:szCs w:val="28"/>
              </w:rPr>
              <w:t>Provider</w:t>
            </w:r>
          </w:p>
        </w:tc>
        <w:tc>
          <w:tcPr>
            <w:tcW w:w="0" w:type="auto"/>
            <w:hideMark/>
          </w:tcPr>
          <w:p w:rsidRPr="00B36056" w:rsidR="00B36056" w:rsidP="00B36056" w:rsidRDefault="00B36056" w14:paraId="47D9B7BB"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00B36056">
              <w:rPr>
                <w:rFonts w:asciiTheme="majorHAnsi" w:hAnsiTheme="majorHAnsi"/>
                <w:sz w:val="28"/>
                <w:szCs w:val="28"/>
              </w:rPr>
              <w:t>Clinician information</w:t>
            </w:r>
          </w:p>
        </w:tc>
      </w:tr>
      <w:tr w:rsidRPr="00B36056" w:rsidR="009918FE" w:rsidTr="00B36056" w14:paraId="70F876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36056" w:rsidR="00B36056" w:rsidP="00B36056" w:rsidRDefault="00B36056" w14:paraId="388B16B7" w14:textId="77777777">
            <w:pPr>
              <w:spacing w:after="160" w:line="278" w:lineRule="auto"/>
              <w:rPr>
                <w:rFonts w:asciiTheme="majorHAnsi" w:hAnsiTheme="majorHAnsi"/>
                <w:b w:val="0"/>
                <w:bCs w:val="0"/>
                <w:sz w:val="28"/>
                <w:szCs w:val="28"/>
              </w:rPr>
            </w:pPr>
            <w:r w:rsidRPr="00B36056">
              <w:rPr>
                <w:rFonts w:asciiTheme="majorHAnsi" w:hAnsiTheme="majorHAnsi"/>
                <w:b w:val="0"/>
                <w:bCs w:val="0"/>
                <w:sz w:val="28"/>
                <w:szCs w:val="28"/>
              </w:rPr>
              <w:t>Eligibility</w:t>
            </w:r>
          </w:p>
        </w:tc>
        <w:tc>
          <w:tcPr>
            <w:tcW w:w="0" w:type="auto"/>
            <w:hideMark/>
          </w:tcPr>
          <w:p w:rsidRPr="00B36056" w:rsidR="00B36056" w:rsidP="00B36056" w:rsidRDefault="00B36056" w14:paraId="4AF34059"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 w:val="28"/>
                <w:szCs w:val="28"/>
              </w:rPr>
            </w:pPr>
            <w:r w:rsidRPr="00B36056">
              <w:rPr>
                <w:rFonts w:asciiTheme="majorHAnsi" w:hAnsiTheme="majorHAnsi"/>
                <w:sz w:val="28"/>
                <w:szCs w:val="28"/>
              </w:rPr>
              <w:t>Coverage periods</w:t>
            </w:r>
          </w:p>
        </w:tc>
      </w:tr>
      <w:tr w:rsidRPr="00B36056" w:rsidR="009918FE" w:rsidTr="00B36056" w14:paraId="355F7D1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36056" w:rsidR="00B36056" w:rsidP="00B36056" w:rsidRDefault="00B36056" w14:paraId="06DFCF0E" w14:textId="77777777">
            <w:pPr>
              <w:spacing w:after="160" w:line="278" w:lineRule="auto"/>
              <w:rPr>
                <w:rFonts w:asciiTheme="majorHAnsi" w:hAnsiTheme="majorHAnsi"/>
                <w:b w:val="0"/>
                <w:bCs w:val="0"/>
                <w:sz w:val="28"/>
                <w:szCs w:val="28"/>
              </w:rPr>
            </w:pPr>
            <w:r w:rsidRPr="00B36056">
              <w:rPr>
                <w:rFonts w:asciiTheme="majorHAnsi" w:hAnsiTheme="majorHAnsi"/>
                <w:b w:val="0"/>
                <w:bCs w:val="0"/>
                <w:sz w:val="28"/>
                <w:szCs w:val="28"/>
              </w:rPr>
              <w:t>Alignment</w:t>
            </w:r>
          </w:p>
        </w:tc>
        <w:tc>
          <w:tcPr>
            <w:tcW w:w="0" w:type="auto"/>
            <w:hideMark/>
          </w:tcPr>
          <w:p w:rsidRPr="00B36056" w:rsidR="00B36056" w:rsidP="00B36056" w:rsidRDefault="00B36056" w14:paraId="53170674"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00B36056">
              <w:rPr>
                <w:rFonts w:asciiTheme="majorHAnsi" w:hAnsiTheme="majorHAnsi"/>
                <w:sz w:val="28"/>
                <w:szCs w:val="28"/>
              </w:rPr>
              <w:t>Member-provider attribution</w:t>
            </w:r>
          </w:p>
        </w:tc>
      </w:tr>
      <w:tr w:rsidRPr="00B36056" w:rsidR="009918FE" w:rsidTr="00B36056" w14:paraId="52BB49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36056" w:rsidR="00B36056" w:rsidP="00B36056" w:rsidRDefault="00B36056" w14:paraId="2B4E92E1" w14:textId="77777777">
            <w:pPr>
              <w:spacing w:after="160" w:line="278" w:lineRule="auto"/>
              <w:rPr>
                <w:rFonts w:asciiTheme="majorHAnsi" w:hAnsiTheme="majorHAnsi"/>
                <w:b w:val="0"/>
                <w:bCs w:val="0"/>
                <w:sz w:val="28"/>
                <w:szCs w:val="28"/>
              </w:rPr>
            </w:pPr>
            <w:r w:rsidRPr="00B36056">
              <w:rPr>
                <w:rFonts w:asciiTheme="majorHAnsi" w:hAnsiTheme="majorHAnsi"/>
                <w:b w:val="0"/>
                <w:bCs w:val="0"/>
                <w:sz w:val="28"/>
                <w:szCs w:val="28"/>
              </w:rPr>
              <w:t>Claim</w:t>
            </w:r>
          </w:p>
        </w:tc>
        <w:tc>
          <w:tcPr>
            <w:tcW w:w="0" w:type="auto"/>
            <w:hideMark/>
          </w:tcPr>
          <w:p w:rsidRPr="00B36056" w:rsidR="00B36056" w:rsidP="00B36056" w:rsidRDefault="00B36056" w14:paraId="00658C12"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 w:val="28"/>
                <w:szCs w:val="28"/>
              </w:rPr>
            </w:pPr>
            <w:r w:rsidRPr="00B36056">
              <w:rPr>
                <w:rFonts w:asciiTheme="majorHAnsi" w:hAnsiTheme="majorHAnsi"/>
                <w:sz w:val="28"/>
                <w:szCs w:val="28"/>
              </w:rPr>
              <w:t>Billing transactions</w:t>
            </w:r>
          </w:p>
        </w:tc>
      </w:tr>
      <w:tr w:rsidRPr="00B36056" w:rsidR="009918FE" w:rsidTr="00B36056" w14:paraId="177AA06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36056" w:rsidR="00B36056" w:rsidP="00B36056" w:rsidRDefault="00B36056" w14:paraId="75F458B5" w14:textId="77777777">
            <w:pPr>
              <w:spacing w:after="160" w:line="278" w:lineRule="auto"/>
              <w:rPr>
                <w:rFonts w:asciiTheme="majorHAnsi" w:hAnsiTheme="majorHAnsi"/>
                <w:b w:val="0"/>
                <w:bCs w:val="0"/>
                <w:sz w:val="28"/>
                <w:szCs w:val="28"/>
              </w:rPr>
            </w:pPr>
            <w:r w:rsidRPr="00B36056">
              <w:rPr>
                <w:rFonts w:asciiTheme="majorHAnsi" w:hAnsiTheme="majorHAnsi"/>
                <w:b w:val="0"/>
                <w:bCs w:val="0"/>
                <w:sz w:val="28"/>
                <w:szCs w:val="28"/>
              </w:rPr>
              <w:t>Encounter</w:t>
            </w:r>
          </w:p>
        </w:tc>
        <w:tc>
          <w:tcPr>
            <w:tcW w:w="0" w:type="auto"/>
            <w:hideMark/>
          </w:tcPr>
          <w:p w:rsidRPr="00B36056" w:rsidR="00B36056" w:rsidP="00B36056" w:rsidRDefault="00B36056" w14:paraId="39FC19E8"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00B36056">
              <w:rPr>
                <w:rFonts w:asciiTheme="majorHAnsi" w:hAnsiTheme="majorHAnsi"/>
                <w:sz w:val="28"/>
                <w:szCs w:val="28"/>
              </w:rPr>
              <w:t>Clinical visits</w:t>
            </w:r>
          </w:p>
        </w:tc>
      </w:tr>
      <w:tr w:rsidRPr="00B36056" w:rsidR="009918FE" w:rsidTr="00B36056" w14:paraId="0589A0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36056" w:rsidR="00B36056" w:rsidP="00B36056" w:rsidRDefault="00B36056" w14:paraId="5667DE44" w14:textId="77777777">
            <w:pPr>
              <w:spacing w:after="160" w:line="278" w:lineRule="auto"/>
              <w:rPr>
                <w:rFonts w:asciiTheme="majorHAnsi" w:hAnsiTheme="majorHAnsi"/>
                <w:b w:val="0"/>
                <w:bCs w:val="0"/>
                <w:sz w:val="28"/>
                <w:szCs w:val="28"/>
              </w:rPr>
            </w:pPr>
            <w:r w:rsidRPr="00B36056">
              <w:rPr>
                <w:rFonts w:asciiTheme="majorHAnsi" w:hAnsiTheme="majorHAnsi"/>
                <w:b w:val="0"/>
                <w:bCs w:val="0"/>
                <w:sz w:val="28"/>
                <w:szCs w:val="28"/>
              </w:rPr>
              <w:t>Lab Result</w:t>
            </w:r>
          </w:p>
        </w:tc>
        <w:tc>
          <w:tcPr>
            <w:tcW w:w="0" w:type="auto"/>
            <w:hideMark/>
          </w:tcPr>
          <w:p w:rsidRPr="00B36056" w:rsidR="00B36056" w:rsidP="00B36056" w:rsidRDefault="00B36056" w14:paraId="69C6AA8C"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 w:val="28"/>
                <w:szCs w:val="28"/>
              </w:rPr>
            </w:pPr>
            <w:r w:rsidRPr="00B36056">
              <w:rPr>
                <w:rFonts w:asciiTheme="majorHAnsi" w:hAnsiTheme="majorHAnsi"/>
                <w:sz w:val="28"/>
                <w:szCs w:val="28"/>
              </w:rPr>
              <w:t>Laboratory tests</w:t>
            </w:r>
          </w:p>
        </w:tc>
      </w:tr>
      <w:tr w:rsidRPr="00B36056" w:rsidR="009918FE" w:rsidTr="00B36056" w14:paraId="392F0FA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36056" w:rsidR="00B36056" w:rsidP="00B36056" w:rsidRDefault="00B36056" w14:paraId="0BDFB1C3" w14:textId="77777777">
            <w:pPr>
              <w:spacing w:after="160" w:line="278" w:lineRule="auto"/>
              <w:rPr>
                <w:rFonts w:asciiTheme="majorHAnsi" w:hAnsiTheme="majorHAnsi"/>
                <w:b w:val="0"/>
                <w:bCs w:val="0"/>
                <w:sz w:val="28"/>
                <w:szCs w:val="28"/>
              </w:rPr>
            </w:pPr>
            <w:r w:rsidRPr="00B36056">
              <w:rPr>
                <w:rFonts w:asciiTheme="majorHAnsi" w:hAnsiTheme="majorHAnsi"/>
                <w:b w:val="0"/>
                <w:bCs w:val="0"/>
                <w:sz w:val="28"/>
                <w:szCs w:val="28"/>
              </w:rPr>
              <w:t>Pharmacy Claim</w:t>
            </w:r>
          </w:p>
        </w:tc>
        <w:tc>
          <w:tcPr>
            <w:tcW w:w="0" w:type="auto"/>
            <w:hideMark/>
          </w:tcPr>
          <w:p w:rsidRPr="00B36056" w:rsidR="00B36056" w:rsidP="00B36056" w:rsidRDefault="00B36056" w14:paraId="1FB33619" w14:textId="7777777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8"/>
                <w:szCs w:val="28"/>
              </w:rPr>
            </w:pPr>
            <w:r w:rsidRPr="00B36056">
              <w:rPr>
                <w:rFonts w:asciiTheme="majorHAnsi" w:hAnsiTheme="majorHAnsi"/>
                <w:sz w:val="28"/>
                <w:szCs w:val="28"/>
              </w:rPr>
              <w:t>Medication dispensing</w:t>
            </w:r>
          </w:p>
        </w:tc>
      </w:tr>
      <w:tr w:rsidRPr="00B36056" w:rsidR="009918FE" w:rsidTr="00B36056" w14:paraId="6B5183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36056" w:rsidR="00B36056" w:rsidP="00B36056" w:rsidRDefault="00B36056" w14:paraId="5D78912C" w14:textId="77777777">
            <w:pPr>
              <w:spacing w:after="160" w:line="278" w:lineRule="auto"/>
              <w:rPr>
                <w:rFonts w:asciiTheme="majorHAnsi" w:hAnsiTheme="majorHAnsi"/>
                <w:b w:val="0"/>
                <w:bCs w:val="0"/>
                <w:sz w:val="28"/>
                <w:szCs w:val="28"/>
              </w:rPr>
            </w:pPr>
            <w:r w:rsidRPr="00B36056">
              <w:rPr>
                <w:rFonts w:asciiTheme="majorHAnsi" w:hAnsiTheme="majorHAnsi"/>
                <w:b w:val="0"/>
                <w:bCs w:val="0"/>
                <w:sz w:val="28"/>
                <w:szCs w:val="28"/>
              </w:rPr>
              <w:t>Risk Score</w:t>
            </w:r>
          </w:p>
        </w:tc>
        <w:tc>
          <w:tcPr>
            <w:tcW w:w="0" w:type="auto"/>
            <w:hideMark/>
          </w:tcPr>
          <w:p w:rsidRPr="00B36056" w:rsidR="00B36056" w:rsidP="00B36056" w:rsidRDefault="00B36056" w14:paraId="75662976" w14:textId="77777777">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 w:val="28"/>
                <w:szCs w:val="28"/>
              </w:rPr>
            </w:pPr>
            <w:r w:rsidRPr="00B36056">
              <w:rPr>
                <w:rFonts w:asciiTheme="majorHAnsi" w:hAnsiTheme="majorHAnsi"/>
                <w:sz w:val="28"/>
                <w:szCs w:val="28"/>
              </w:rPr>
              <w:t>Patient risk adjustment</w:t>
            </w:r>
          </w:p>
        </w:tc>
      </w:tr>
    </w:tbl>
    <w:p w:rsidR="00EF46C3" w:rsidP="001A10C7" w:rsidRDefault="00EF46C3" w14:paraId="2CFBE711" w14:textId="77777777">
      <w:pPr>
        <w:rPr>
          <w:rFonts w:asciiTheme="majorHAnsi" w:hAnsiTheme="majorHAnsi"/>
          <w:sz w:val="28"/>
          <w:szCs w:val="28"/>
        </w:rPr>
      </w:pPr>
    </w:p>
    <w:p w:rsidRPr="00B36056" w:rsidR="00B36056" w:rsidP="513FE1D5" w:rsidRDefault="410650AC" w14:paraId="16E48C72" w14:textId="77777777">
      <w:pPr>
        <w:pStyle w:val="Heading1"/>
        <w:rPr>
          <w:b w:val="1"/>
          <w:bCs w:val="1"/>
          <w:sz w:val="40"/>
          <w:szCs w:val="40"/>
        </w:rPr>
      </w:pPr>
      <w:bookmarkStart w:name="_Toc947343743" w:id="1306238862"/>
      <w:r w:rsidR="32C294F6">
        <w:rPr/>
        <w:t>7. Integration Architecture</w:t>
      </w:r>
      <w:bookmarkEnd w:id="1306238862"/>
    </w:p>
    <w:p w:rsidRPr="00B36056" w:rsidR="00B36056" w:rsidP="2B74DA81" w:rsidRDefault="410650AC" w14:paraId="58ECBE5D" w14:textId="77777777">
      <w:pPr>
        <w:pStyle w:val="Heading2"/>
        <w:rPr>
          <w:b w:val="1"/>
          <w:bCs w:val="1"/>
        </w:rPr>
      </w:pPr>
      <w:bookmarkStart w:name="_Toc1170064544" w:id="1844693805"/>
      <w:r w:rsidR="32C294F6">
        <w:rPr/>
        <w:t>7.1 External Healthcare Platforms</w:t>
      </w:r>
      <w:bookmarkEnd w:id="1844693805"/>
    </w:p>
    <w:p w:rsidRPr="00B36056" w:rsidR="00B36056" w:rsidP="00B36056" w:rsidRDefault="00B36056" w14:paraId="0D4FE488" w14:textId="77777777">
      <w:pPr>
        <w:spacing w:line="278" w:lineRule="auto"/>
        <w:rPr>
          <w:rFonts w:asciiTheme="majorHAnsi" w:hAnsiTheme="majorHAnsi"/>
          <w:sz w:val="28"/>
          <w:szCs w:val="28"/>
        </w:rPr>
      </w:pPr>
      <w:r w:rsidRPr="00B36056">
        <w:rPr>
          <w:rFonts w:asciiTheme="majorHAnsi" w:hAnsiTheme="majorHAnsi"/>
          <w:sz w:val="28"/>
          <w:szCs w:val="28"/>
        </w:rPr>
        <w:t>External systems integrated with the platform include:</w:t>
      </w:r>
    </w:p>
    <w:tbl>
      <w:tblPr>
        <w:tblStyle w:val="TableGrid"/>
        <w:tblW w:w="0" w:type="auto"/>
        <w:tblInd w:w="607" w:type="dxa"/>
        <w:tblLook w:val="04A0" w:firstRow="1" w:lastRow="0" w:firstColumn="1" w:lastColumn="0" w:noHBand="0" w:noVBand="1"/>
      </w:tblPr>
      <w:tblGrid>
        <w:gridCol w:w="1894"/>
        <w:gridCol w:w="2719"/>
      </w:tblGrid>
      <w:tr w:rsidRPr="00B36056" w:rsidR="009918FE" w:rsidTr="00B36056" w14:paraId="2BFCB24C" w14:textId="77777777">
        <w:tc>
          <w:tcPr>
            <w:tcW w:w="0" w:type="auto"/>
            <w:hideMark/>
          </w:tcPr>
          <w:p w:rsidRPr="00B36056" w:rsidR="00B36056" w:rsidP="00B36056" w:rsidRDefault="00B36056" w14:paraId="4CFEFAB7" w14:textId="77777777">
            <w:pPr>
              <w:spacing w:after="160" w:line="278" w:lineRule="auto"/>
              <w:jc w:val="center"/>
              <w:rPr>
                <w:rFonts w:asciiTheme="majorHAnsi" w:hAnsiTheme="majorHAnsi"/>
                <w:b/>
                <w:bCs/>
                <w:sz w:val="28"/>
                <w:szCs w:val="28"/>
              </w:rPr>
            </w:pPr>
            <w:r w:rsidRPr="00B36056">
              <w:rPr>
                <w:rFonts w:asciiTheme="majorHAnsi" w:hAnsiTheme="majorHAnsi"/>
                <w:b/>
                <w:bCs/>
                <w:sz w:val="28"/>
                <w:szCs w:val="28"/>
              </w:rPr>
              <w:t>Platform</w:t>
            </w:r>
          </w:p>
        </w:tc>
        <w:tc>
          <w:tcPr>
            <w:tcW w:w="0" w:type="auto"/>
            <w:hideMark/>
          </w:tcPr>
          <w:p w:rsidRPr="00B36056" w:rsidR="00B36056" w:rsidP="00B36056" w:rsidRDefault="00B36056" w14:paraId="6CE518FE" w14:textId="77777777">
            <w:pPr>
              <w:spacing w:after="160" w:line="278" w:lineRule="auto"/>
              <w:jc w:val="center"/>
              <w:rPr>
                <w:rFonts w:asciiTheme="majorHAnsi" w:hAnsiTheme="majorHAnsi"/>
                <w:b/>
                <w:bCs/>
                <w:sz w:val="28"/>
                <w:szCs w:val="28"/>
              </w:rPr>
            </w:pPr>
            <w:r w:rsidRPr="00B36056">
              <w:rPr>
                <w:rFonts w:asciiTheme="majorHAnsi" w:hAnsiTheme="majorHAnsi"/>
                <w:b/>
                <w:bCs/>
                <w:sz w:val="28"/>
                <w:szCs w:val="28"/>
              </w:rPr>
              <w:t>Purpose</w:t>
            </w:r>
          </w:p>
        </w:tc>
      </w:tr>
      <w:tr w:rsidRPr="00B36056" w:rsidR="009918FE" w:rsidTr="00B36056" w14:paraId="415423DB" w14:textId="77777777">
        <w:tc>
          <w:tcPr>
            <w:tcW w:w="0" w:type="auto"/>
            <w:hideMark/>
          </w:tcPr>
          <w:p w:rsidRPr="00B36056" w:rsidR="00B36056" w:rsidP="00B36056" w:rsidRDefault="00B36056" w14:paraId="1850E85A" w14:textId="77777777">
            <w:pPr>
              <w:spacing w:after="160" w:line="278" w:lineRule="auto"/>
              <w:rPr>
                <w:rFonts w:asciiTheme="majorHAnsi" w:hAnsiTheme="majorHAnsi"/>
                <w:sz w:val="28"/>
                <w:szCs w:val="28"/>
              </w:rPr>
            </w:pPr>
            <w:proofErr w:type="spellStart"/>
            <w:r w:rsidRPr="00B36056">
              <w:rPr>
                <w:rFonts w:asciiTheme="majorHAnsi" w:hAnsiTheme="majorHAnsi"/>
                <w:sz w:val="28"/>
                <w:szCs w:val="28"/>
              </w:rPr>
              <w:t>Clinigence</w:t>
            </w:r>
            <w:proofErr w:type="spellEnd"/>
          </w:p>
        </w:tc>
        <w:tc>
          <w:tcPr>
            <w:tcW w:w="0" w:type="auto"/>
            <w:hideMark/>
          </w:tcPr>
          <w:p w:rsidRPr="00B36056" w:rsidR="00B36056" w:rsidP="00B36056" w:rsidRDefault="00B36056" w14:paraId="72EE76E5" w14:textId="77777777">
            <w:pPr>
              <w:spacing w:after="160" w:line="278" w:lineRule="auto"/>
              <w:rPr>
                <w:rFonts w:asciiTheme="majorHAnsi" w:hAnsiTheme="majorHAnsi"/>
                <w:sz w:val="28"/>
                <w:szCs w:val="28"/>
              </w:rPr>
            </w:pPr>
            <w:r w:rsidRPr="00B36056">
              <w:rPr>
                <w:rFonts w:asciiTheme="majorHAnsi" w:hAnsiTheme="majorHAnsi"/>
                <w:sz w:val="28"/>
                <w:szCs w:val="28"/>
              </w:rPr>
              <w:t>quality analytics</w:t>
            </w:r>
          </w:p>
        </w:tc>
      </w:tr>
      <w:tr w:rsidRPr="00B36056" w:rsidR="009918FE" w:rsidTr="00B36056" w14:paraId="20763B3D" w14:textId="77777777">
        <w:tc>
          <w:tcPr>
            <w:tcW w:w="0" w:type="auto"/>
            <w:hideMark/>
          </w:tcPr>
          <w:p w:rsidRPr="00B36056" w:rsidR="00B36056" w:rsidP="00B36056" w:rsidRDefault="00B36056" w14:paraId="53F05B5A" w14:textId="77777777">
            <w:pPr>
              <w:spacing w:after="160" w:line="278" w:lineRule="auto"/>
              <w:rPr>
                <w:rFonts w:asciiTheme="majorHAnsi" w:hAnsiTheme="majorHAnsi"/>
                <w:sz w:val="28"/>
                <w:szCs w:val="28"/>
              </w:rPr>
            </w:pPr>
            <w:r w:rsidRPr="00B36056">
              <w:rPr>
                <w:rFonts w:asciiTheme="majorHAnsi" w:hAnsiTheme="majorHAnsi"/>
                <w:sz w:val="28"/>
                <w:szCs w:val="28"/>
              </w:rPr>
              <w:t>Particle Health</w:t>
            </w:r>
          </w:p>
        </w:tc>
        <w:tc>
          <w:tcPr>
            <w:tcW w:w="0" w:type="auto"/>
            <w:hideMark/>
          </w:tcPr>
          <w:p w:rsidRPr="00B36056" w:rsidR="00B36056" w:rsidP="00B36056" w:rsidRDefault="00B36056" w14:paraId="46ED80E2" w14:textId="77777777">
            <w:pPr>
              <w:spacing w:after="160" w:line="278" w:lineRule="auto"/>
              <w:rPr>
                <w:rFonts w:asciiTheme="majorHAnsi" w:hAnsiTheme="majorHAnsi"/>
                <w:sz w:val="28"/>
                <w:szCs w:val="28"/>
              </w:rPr>
            </w:pPr>
            <w:r w:rsidRPr="00B36056">
              <w:rPr>
                <w:rFonts w:asciiTheme="majorHAnsi" w:hAnsiTheme="majorHAnsi"/>
                <w:sz w:val="28"/>
                <w:szCs w:val="28"/>
              </w:rPr>
              <w:t>clinical data exchange</w:t>
            </w:r>
          </w:p>
        </w:tc>
      </w:tr>
    </w:tbl>
    <w:p w:rsidR="000F5ED7" w:rsidP="00B36056" w:rsidRDefault="000F5ED7" w14:paraId="6B91C54F" w14:textId="77777777">
      <w:pPr>
        <w:spacing w:line="278" w:lineRule="auto"/>
        <w:rPr>
          <w:rFonts w:asciiTheme="majorHAnsi" w:hAnsiTheme="majorHAnsi"/>
          <w:sz w:val="28"/>
          <w:szCs w:val="28"/>
        </w:rPr>
      </w:pPr>
    </w:p>
    <w:p w:rsidRPr="00B36056" w:rsidR="00B36056" w:rsidP="00B36056" w:rsidRDefault="00B36056" w14:paraId="72CB6488" w14:textId="605830DC">
      <w:pPr>
        <w:spacing w:line="278" w:lineRule="auto"/>
        <w:rPr>
          <w:rFonts w:asciiTheme="majorHAnsi" w:hAnsiTheme="majorHAnsi"/>
          <w:sz w:val="28"/>
          <w:szCs w:val="28"/>
        </w:rPr>
      </w:pPr>
      <w:r w:rsidRPr="00B36056">
        <w:rPr>
          <w:rFonts w:asciiTheme="majorHAnsi" w:hAnsiTheme="majorHAnsi"/>
          <w:sz w:val="28"/>
          <w:szCs w:val="28"/>
        </w:rPr>
        <w:t>Integration patterns:</w:t>
      </w:r>
    </w:p>
    <w:p w:rsidRPr="00E32B48" w:rsidR="00B36056" w:rsidP="00DE4F5D" w:rsidRDefault="00B36056" w14:paraId="7FDC9948" w14:textId="77777777">
      <w:pPr>
        <w:pStyle w:val="ListParagraph"/>
        <w:numPr>
          <w:ilvl w:val="0"/>
          <w:numId w:val="45"/>
        </w:numPr>
        <w:rPr>
          <w:rFonts w:asciiTheme="majorHAnsi" w:hAnsiTheme="majorHAnsi"/>
          <w:sz w:val="28"/>
          <w:szCs w:val="28"/>
        </w:rPr>
      </w:pPr>
      <w:r w:rsidRPr="00E32B48">
        <w:rPr>
          <w:rFonts w:asciiTheme="majorHAnsi" w:hAnsiTheme="majorHAnsi"/>
          <w:sz w:val="28"/>
          <w:szCs w:val="28"/>
        </w:rPr>
        <w:t>secure file exchange</w:t>
      </w:r>
    </w:p>
    <w:p w:rsidRPr="00E32B48" w:rsidR="00B36056" w:rsidP="00DE4F5D" w:rsidRDefault="00B36056" w14:paraId="4CF1644E" w14:textId="77777777">
      <w:pPr>
        <w:pStyle w:val="ListParagraph"/>
        <w:numPr>
          <w:ilvl w:val="0"/>
          <w:numId w:val="45"/>
        </w:numPr>
        <w:rPr>
          <w:rFonts w:asciiTheme="majorHAnsi" w:hAnsiTheme="majorHAnsi"/>
          <w:sz w:val="28"/>
          <w:szCs w:val="28"/>
        </w:rPr>
      </w:pPr>
      <w:r w:rsidRPr="00E32B48">
        <w:rPr>
          <w:rFonts w:asciiTheme="majorHAnsi" w:hAnsiTheme="majorHAnsi"/>
          <w:sz w:val="28"/>
          <w:szCs w:val="28"/>
        </w:rPr>
        <w:t>API integration</w:t>
      </w:r>
    </w:p>
    <w:p w:rsidR="00B36056" w:rsidP="00DE4F5D" w:rsidRDefault="00B36056" w14:paraId="63A1D5A2" w14:textId="77777777">
      <w:pPr>
        <w:pStyle w:val="ListParagraph"/>
        <w:numPr>
          <w:ilvl w:val="0"/>
          <w:numId w:val="45"/>
        </w:numPr>
        <w:rPr>
          <w:rFonts w:asciiTheme="majorHAnsi" w:hAnsiTheme="majorHAnsi"/>
          <w:sz w:val="28"/>
          <w:szCs w:val="28"/>
        </w:rPr>
      </w:pPr>
      <w:r w:rsidRPr="00E32B48">
        <w:rPr>
          <w:rFonts w:asciiTheme="majorHAnsi" w:hAnsiTheme="majorHAnsi"/>
          <w:sz w:val="28"/>
          <w:szCs w:val="28"/>
        </w:rPr>
        <w:t>curated data exports</w:t>
      </w:r>
    </w:p>
    <w:p w:rsidR="000F5ED7" w:rsidP="000F5ED7" w:rsidRDefault="250206BC" w14:paraId="477472C7" w14:textId="77777777">
      <w:pPr>
        <w:pStyle w:val="Heading3"/>
      </w:pPr>
      <w:bookmarkStart w:name="_Toc1720310659" w:id="243031189"/>
      <w:r w:rsidR="5F7BE582">
        <w:rPr/>
        <w:t xml:space="preserve">7.1.1 </w:t>
      </w:r>
      <w:r w:rsidR="5F7BE582">
        <w:rPr/>
        <w:t>Verato</w:t>
      </w:r>
      <w:r w:rsidR="5F7BE582">
        <w:rPr/>
        <w:t xml:space="preserve"> Integration</w:t>
      </w:r>
      <w:bookmarkEnd w:id="243031189"/>
    </w:p>
    <w:p w:rsidRPr="000F5ED7" w:rsidR="000F5ED7" w:rsidP="000F5ED7" w:rsidRDefault="001D2B76" w14:paraId="30FDA4C1" w14:textId="44C1C717">
      <w:pPr>
        <w:rPr>
          <w:rFonts w:asciiTheme="majorHAnsi" w:hAnsiTheme="majorHAnsi"/>
          <w:sz w:val="28"/>
          <w:szCs w:val="28"/>
        </w:rPr>
      </w:pPr>
      <w:r>
        <w:rPr>
          <w:rFonts w:asciiTheme="majorHAnsi" w:hAnsiTheme="majorHAnsi"/>
          <w:sz w:val="28"/>
          <w:szCs w:val="28"/>
        </w:rPr>
        <w:t xml:space="preserve">This section contains details about the </w:t>
      </w:r>
      <w:r w:rsidR="004F7AB0">
        <w:rPr>
          <w:rFonts w:asciiTheme="majorHAnsi" w:hAnsiTheme="majorHAnsi"/>
          <w:sz w:val="28"/>
          <w:szCs w:val="28"/>
        </w:rPr>
        <w:t>request and response from Verato and their formats</w:t>
      </w:r>
    </w:p>
    <w:p w:rsidR="0049714B" w:rsidP="000F5ED7" w:rsidRDefault="0049714B" w14:paraId="5A5F953B" w14:textId="7EC43396">
      <w:pPr>
        <w:rPr>
          <w:rFonts w:asciiTheme="majorHAnsi" w:hAnsiTheme="majorHAnsi"/>
          <w:sz w:val="28"/>
          <w:szCs w:val="28"/>
        </w:rPr>
      </w:pPr>
      <w:r>
        <w:rPr>
          <w:rFonts w:asciiTheme="majorHAnsi" w:hAnsiTheme="majorHAnsi"/>
          <w:sz w:val="28"/>
          <w:szCs w:val="28"/>
        </w:rPr>
        <w:t>Integration Type: API</w:t>
      </w:r>
    </w:p>
    <w:p w:rsidRPr="000F5ED7" w:rsidR="004F7AB0" w:rsidP="000F5ED7" w:rsidRDefault="0049714B" w14:paraId="61B6DB0E" w14:textId="06C50BF7">
      <w:pPr>
        <w:rPr>
          <w:rFonts w:asciiTheme="majorHAnsi" w:hAnsiTheme="majorHAnsi"/>
          <w:sz w:val="28"/>
          <w:szCs w:val="28"/>
        </w:rPr>
      </w:pPr>
      <w:r>
        <w:rPr>
          <w:rFonts w:asciiTheme="majorHAnsi" w:hAnsiTheme="majorHAnsi"/>
          <w:sz w:val="28"/>
          <w:szCs w:val="28"/>
        </w:rPr>
        <w:t>Request Format:</w:t>
      </w:r>
    </w:p>
    <w:p w:rsidR="00AE78DC" w:rsidP="000F5ED7" w:rsidRDefault="00AE78DC" w14:paraId="51974719" w14:textId="3CD24DA5">
      <w:pPr>
        <w:rPr>
          <w:rFonts w:asciiTheme="majorHAnsi" w:hAnsiTheme="majorHAnsi"/>
          <w:sz w:val="28"/>
          <w:szCs w:val="28"/>
        </w:rPr>
      </w:pPr>
    </w:p>
    <w:p w:rsidRPr="000F5ED7" w:rsidR="0049714B" w:rsidP="000F5ED7" w:rsidRDefault="0049714B" w14:paraId="2B9A473D" w14:textId="4DE99D99">
      <w:pPr>
        <w:rPr>
          <w:rFonts w:asciiTheme="majorHAnsi" w:hAnsiTheme="majorHAnsi"/>
          <w:sz w:val="28"/>
          <w:szCs w:val="28"/>
        </w:rPr>
      </w:pPr>
    </w:p>
    <w:p w:rsidRPr="00B73CF5" w:rsidR="00E32B48" w:rsidP="00B73CF5" w:rsidRDefault="00E32B48" w14:paraId="57E6546E" w14:textId="77777777">
      <w:pPr>
        <w:rPr>
          <w:rFonts w:asciiTheme="majorHAnsi" w:hAnsiTheme="majorHAnsi"/>
          <w:sz w:val="28"/>
          <w:szCs w:val="28"/>
        </w:rPr>
      </w:pPr>
    </w:p>
    <w:p w:rsidRPr="004C2727" w:rsidR="004C2727" w:rsidP="5A06AA06" w:rsidRDefault="5E83093A" w14:paraId="634C7609" w14:textId="61E6680D">
      <w:pPr>
        <w:pStyle w:val="Heading2"/>
        <w:rPr>
          <w:rFonts w:eastAsia="游明朝" w:eastAsiaTheme="minorEastAsia"/>
          <w:b w:val="1"/>
          <w:bCs w:val="1"/>
        </w:rPr>
      </w:pPr>
      <w:bookmarkStart w:name="_Toc742934257" w:id="80828687"/>
      <w:r w:rsidR="04203916">
        <w:rPr/>
        <w:t>7.2 Internal Platform Integrations</w:t>
      </w:r>
      <w:bookmarkEnd w:id="80828687"/>
    </w:p>
    <w:p w:rsidRPr="00B73CF5" w:rsidR="004C2727" w:rsidP="00DE4F5D" w:rsidRDefault="004C2727" w14:paraId="07591010" w14:textId="434FA7D5">
      <w:pPr>
        <w:pStyle w:val="ListParagraph"/>
        <w:numPr>
          <w:ilvl w:val="0"/>
          <w:numId w:val="26"/>
        </w:numPr>
        <w:spacing w:before="100" w:beforeAutospacing="1" w:after="100" w:afterAutospacing="1" w:line="240" w:lineRule="auto"/>
        <w:rPr>
          <w:rFonts w:asciiTheme="majorHAnsi" w:hAnsiTheme="majorHAnsi"/>
          <w:sz w:val="28"/>
          <w:szCs w:val="28"/>
        </w:rPr>
      </w:pPr>
      <w:r w:rsidRPr="00B73CF5">
        <w:rPr>
          <w:rFonts w:asciiTheme="majorHAnsi" w:hAnsiTheme="majorHAnsi" w:eastAsiaTheme="minorHAnsi"/>
          <w:sz w:val="28"/>
          <w:szCs w:val="28"/>
        </w:rPr>
        <w:t xml:space="preserve">Internal systems access the </w:t>
      </w:r>
      <w:r w:rsidRPr="00B73CF5">
        <w:rPr>
          <w:rFonts w:asciiTheme="majorHAnsi" w:hAnsiTheme="majorHAnsi"/>
          <w:sz w:val="28"/>
          <w:szCs w:val="28"/>
        </w:rPr>
        <w:t>Lakehouse</w:t>
      </w:r>
      <w:r w:rsidRPr="00B73CF5">
        <w:rPr>
          <w:rFonts w:asciiTheme="majorHAnsi" w:hAnsiTheme="majorHAnsi" w:eastAsiaTheme="minorHAnsi"/>
          <w:sz w:val="28"/>
          <w:szCs w:val="28"/>
        </w:rPr>
        <w:t xml:space="preserve"> through controlled interfaces.</w:t>
      </w:r>
    </w:p>
    <w:p w:rsidRPr="00B73CF5" w:rsidR="00B73CF5" w:rsidP="00DE4F5D" w:rsidRDefault="00B73CF5" w14:paraId="75A2BD1C" w14:textId="0088C7D5">
      <w:pPr>
        <w:pStyle w:val="ListParagraph"/>
        <w:numPr>
          <w:ilvl w:val="0"/>
          <w:numId w:val="26"/>
        </w:numPr>
        <w:spacing w:before="100" w:beforeAutospacing="1" w:after="100" w:afterAutospacing="1" w:line="240" w:lineRule="auto"/>
        <w:rPr>
          <w:rFonts w:asciiTheme="majorHAnsi" w:hAnsiTheme="majorHAnsi" w:eastAsiaTheme="minorHAnsi"/>
          <w:sz w:val="28"/>
          <w:szCs w:val="28"/>
        </w:rPr>
      </w:pPr>
      <w:r w:rsidRPr="00B73CF5">
        <w:rPr>
          <w:rFonts w:asciiTheme="majorHAnsi" w:hAnsiTheme="majorHAnsi" w:eastAsiaTheme="minorHAnsi"/>
          <w:sz w:val="28"/>
          <w:szCs w:val="28"/>
        </w:rPr>
        <w:t>Access is limited to governed datasets only.</w:t>
      </w:r>
    </w:p>
    <w:p w:rsidRPr="004C2727" w:rsidR="004C2727" w:rsidP="004C2727" w:rsidRDefault="004C2727" w14:paraId="7EC9F2A7" w14:textId="77777777">
      <w:pPr>
        <w:spacing w:before="100" w:beforeAutospacing="1" w:after="100" w:afterAutospacing="1" w:line="240" w:lineRule="auto"/>
        <w:rPr>
          <w:rFonts w:asciiTheme="majorHAnsi" w:hAnsiTheme="majorHAnsi" w:eastAsiaTheme="minorHAnsi"/>
          <w:kern w:val="2"/>
          <w:sz w:val="28"/>
          <w:szCs w:val="28"/>
          <w14:ligatures w14:val="standardContextual"/>
        </w:rPr>
      </w:pPr>
      <w:r w:rsidRPr="004C2727">
        <w:rPr>
          <w:rFonts w:asciiTheme="majorHAnsi" w:hAnsiTheme="majorHAnsi" w:eastAsiaTheme="minorHAnsi"/>
          <w:kern w:val="2"/>
          <w:sz w:val="28"/>
          <w:szCs w:val="28"/>
          <w14:ligatures w14:val="standardContextual"/>
        </w:rPr>
        <w:t>Examples:</w:t>
      </w:r>
    </w:p>
    <w:tbl>
      <w:tblPr>
        <w:tblStyle w:val="TableGrid"/>
        <w:tblW w:w="0" w:type="auto"/>
        <w:tblInd w:w="607" w:type="dxa"/>
        <w:tblLook w:val="04A0" w:firstRow="1" w:lastRow="0" w:firstColumn="1" w:lastColumn="0" w:noHBand="0" w:noVBand="1"/>
      </w:tblPr>
      <w:tblGrid>
        <w:gridCol w:w="2982"/>
        <w:gridCol w:w="2829"/>
      </w:tblGrid>
      <w:tr w:rsidRPr="004C2727" w:rsidR="009918FE" w:rsidTr="004C2727" w14:paraId="6AA4A342" w14:textId="77777777">
        <w:tc>
          <w:tcPr>
            <w:tcW w:w="0" w:type="auto"/>
            <w:hideMark/>
          </w:tcPr>
          <w:p w:rsidRPr="004C2727" w:rsidR="004C2727" w:rsidP="004C2727" w:rsidRDefault="004C2727" w14:paraId="246EDD64" w14:textId="77777777">
            <w:pPr>
              <w:jc w:val="center"/>
              <w:rPr>
                <w:rFonts w:asciiTheme="majorHAnsi" w:hAnsiTheme="majorHAnsi" w:eastAsiaTheme="minorHAnsi"/>
                <w:kern w:val="2"/>
                <w:sz w:val="28"/>
                <w:szCs w:val="28"/>
                <w14:ligatures w14:val="standardContextual"/>
              </w:rPr>
            </w:pPr>
            <w:r w:rsidRPr="004C2727">
              <w:rPr>
                <w:rFonts w:asciiTheme="majorHAnsi" w:hAnsiTheme="majorHAnsi" w:eastAsiaTheme="minorHAnsi"/>
                <w:kern w:val="2"/>
                <w:sz w:val="28"/>
                <w:szCs w:val="28"/>
                <w14:ligatures w14:val="standardContextual"/>
              </w:rPr>
              <w:t>System</w:t>
            </w:r>
          </w:p>
        </w:tc>
        <w:tc>
          <w:tcPr>
            <w:tcW w:w="0" w:type="auto"/>
            <w:hideMark/>
          </w:tcPr>
          <w:p w:rsidRPr="004C2727" w:rsidR="004C2727" w:rsidP="004C2727" w:rsidRDefault="004C2727" w14:paraId="4C300E62" w14:textId="77777777">
            <w:pPr>
              <w:jc w:val="center"/>
              <w:rPr>
                <w:rFonts w:asciiTheme="majorHAnsi" w:hAnsiTheme="majorHAnsi" w:eastAsiaTheme="minorHAnsi"/>
                <w:kern w:val="2"/>
                <w:sz w:val="28"/>
                <w:szCs w:val="28"/>
                <w14:ligatures w14:val="standardContextual"/>
              </w:rPr>
            </w:pPr>
            <w:r w:rsidRPr="004C2727">
              <w:rPr>
                <w:rFonts w:asciiTheme="majorHAnsi" w:hAnsiTheme="majorHAnsi" w:eastAsiaTheme="minorHAnsi"/>
                <w:kern w:val="2"/>
                <w:sz w:val="28"/>
                <w:szCs w:val="28"/>
                <w14:ligatures w14:val="standardContextual"/>
              </w:rPr>
              <w:t>Access Method</w:t>
            </w:r>
          </w:p>
        </w:tc>
      </w:tr>
      <w:tr w:rsidRPr="004C2727" w:rsidR="009918FE" w:rsidTr="004C2727" w14:paraId="664B9B25" w14:textId="77777777">
        <w:tc>
          <w:tcPr>
            <w:tcW w:w="0" w:type="auto"/>
            <w:hideMark/>
          </w:tcPr>
          <w:p w:rsidRPr="004C2727" w:rsidR="004C2727" w:rsidP="004C2727" w:rsidRDefault="004C2727" w14:paraId="49181D20" w14:textId="77777777">
            <w:pPr>
              <w:rPr>
                <w:rFonts w:asciiTheme="majorHAnsi" w:hAnsiTheme="majorHAnsi" w:eastAsiaTheme="minorHAnsi"/>
                <w:kern w:val="2"/>
                <w:sz w:val="28"/>
                <w:szCs w:val="28"/>
                <w14:ligatures w14:val="standardContextual"/>
              </w:rPr>
            </w:pPr>
            <w:r w:rsidRPr="004C2727">
              <w:rPr>
                <w:rFonts w:asciiTheme="majorHAnsi" w:hAnsiTheme="majorHAnsi" w:eastAsiaTheme="minorHAnsi"/>
                <w:kern w:val="2"/>
                <w:sz w:val="28"/>
                <w:szCs w:val="28"/>
                <w14:ligatures w14:val="standardContextual"/>
              </w:rPr>
              <w:t>BI tools</w:t>
            </w:r>
          </w:p>
        </w:tc>
        <w:tc>
          <w:tcPr>
            <w:tcW w:w="0" w:type="auto"/>
            <w:hideMark/>
          </w:tcPr>
          <w:p w:rsidRPr="004C2727" w:rsidR="004C2727" w:rsidP="004C2727" w:rsidRDefault="004C2727" w14:paraId="3D224205" w14:textId="77777777">
            <w:pPr>
              <w:rPr>
                <w:rFonts w:asciiTheme="majorHAnsi" w:hAnsiTheme="majorHAnsi" w:eastAsiaTheme="minorHAnsi"/>
                <w:kern w:val="2"/>
                <w:sz w:val="28"/>
                <w:szCs w:val="28"/>
                <w14:ligatures w14:val="standardContextual"/>
              </w:rPr>
            </w:pPr>
            <w:r w:rsidRPr="004C2727">
              <w:rPr>
                <w:rFonts w:asciiTheme="majorHAnsi" w:hAnsiTheme="majorHAnsi" w:eastAsiaTheme="minorHAnsi"/>
                <w:kern w:val="2"/>
                <w:sz w:val="28"/>
                <w:szCs w:val="28"/>
                <w14:ligatures w14:val="standardContextual"/>
              </w:rPr>
              <w:t>SQL warehouse</w:t>
            </w:r>
          </w:p>
        </w:tc>
      </w:tr>
      <w:tr w:rsidRPr="004C2727" w:rsidR="009918FE" w:rsidTr="004C2727" w14:paraId="3E49B23C" w14:textId="77777777">
        <w:tc>
          <w:tcPr>
            <w:tcW w:w="0" w:type="auto"/>
            <w:hideMark/>
          </w:tcPr>
          <w:p w:rsidRPr="004C2727" w:rsidR="004C2727" w:rsidP="004C2727" w:rsidRDefault="004C2727" w14:paraId="7D8BD8C4" w14:textId="77777777">
            <w:pPr>
              <w:rPr>
                <w:rFonts w:asciiTheme="majorHAnsi" w:hAnsiTheme="majorHAnsi" w:eastAsiaTheme="minorHAnsi"/>
                <w:kern w:val="2"/>
                <w:sz w:val="28"/>
                <w:szCs w:val="28"/>
                <w14:ligatures w14:val="standardContextual"/>
              </w:rPr>
            </w:pPr>
            <w:r w:rsidRPr="004C2727">
              <w:rPr>
                <w:rFonts w:asciiTheme="majorHAnsi" w:hAnsiTheme="majorHAnsi" w:eastAsiaTheme="minorHAnsi"/>
                <w:kern w:val="2"/>
                <w:sz w:val="28"/>
                <w:szCs w:val="28"/>
                <w14:ligatures w14:val="standardContextual"/>
              </w:rPr>
              <w:t>ML pipelines</w:t>
            </w:r>
          </w:p>
        </w:tc>
        <w:tc>
          <w:tcPr>
            <w:tcW w:w="0" w:type="auto"/>
            <w:hideMark/>
          </w:tcPr>
          <w:p w:rsidRPr="004C2727" w:rsidR="004C2727" w:rsidP="004C2727" w:rsidRDefault="004C2727" w14:paraId="7907E0D8" w14:textId="77777777">
            <w:pPr>
              <w:rPr>
                <w:rFonts w:asciiTheme="majorHAnsi" w:hAnsiTheme="majorHAnsi" w:eastAsiaTheme="minorHAnsi"/>
                <w:kern w:val="2"/>
                <w:sz w:val="28"/>
                <w:szCs w:val="28"/>
                <w14:ligatures w14:val="standardContextual"/>
              </w:rPr>
            </w:pPr>
            <w:r w:rsidRPr="004C2727">
              <w:rPr>
                <w:rFonts w:asciiTheme="majorHAnsi" w:hAnsiTheme="majorHAnsi" w:eastAsiaTheme="minorHAnsi"/>
                <w:kern w:val="2"/>
                <w:sz w:val="28"/>
                <w:szCs w:val="28"/>
                <w14:ligatures w14:val="standardContextual"/>
              </w:rPr>
              <w:t>compute clusters</w:t>
            </w:r>
          </w:p>
        </w:tc>
      </w:tr>
      <w:tr w:rsidRPr="004C2727" w:rsidR="009918FE" w:rsidTr="004C2727" w14:paraId="2D22BD31" w14:textId="77777777">
        <w:tc>
          <w:tcPr>
            <w:tcW w:w="0" w:type="auto"/>
            <w:hideMark/>
          </w:tcPr>
          <w:p w:rsidRPr="004C2727" w:rsidR="004C2727" w:rsidP="004C2727" w:rsidRDefault="004C2727" w14:paraId="2C4773B3" w14:textId="77777777">
            <w:pPr>
              <w:rPr>
                <w:rFonts w:asciiTheme="majorHAnsi" w:hAnsiTheme="majorHAnsi" w:eastAsiaTheme="minorHAnsi"/>
                <w:kern w:val="2"/>
                <w:sz w:val="28"/>
                <w:szCs w:val="28"/>
                <w14:ligatures w14:val="standardContextual"/>
              </w:rPr>
            </w:pPr>
            <w:r w:rsidRPr="004C2727">
              <w:rPr>
                <w:rFonts w:asciiTheme="majorHAnsi" w:hAnsiTheme="majorHAnsi" w:eastAsiaTheme="minorHAnsi"/>
                <w:kern w:val="2"/>
                <w:sz w:val="28"/>
                <w:szCs w:val="28"/>
                <w14:ligatures w14:val="standardContextual"/>
              </w:rPr>
              <w:t>Operational applications</w:t>
            </w:r>
          </w:p>
        </w:tc>
        <w:tc>
          <w:tcPr>
            <w:tcW w:w="0" w:type="auto"/>
            <w:hideMark/>
          </w:tcPr>
          <w:p w:rsidRPr="004C2727" w:rsidR="004C2727" w:rsidP="004C2727" w:rsidRDefault="004C2727" w14:paraId="4C2E73F1" w14:textId="77777777">
            <w:pPr>
              <w:rPr>
                <w:rFonts w:asciiTheme="majorHAnsi" w:hAnsiTheme="majorHAnsi" w:eastAsiaTheme="minorHAnsi"/>
                <w:kern w:val="2"/>
                <w:sz w:val="28"/>
                <w:szCs w:val="28"/>
                <w14:ligatures w14:val="standardContextual"/>
              </w:rPr>
            </w:pPr>
            <w:r w:rsidRPr="004C2727">
              <w:rPr>
                <w:rFonts w:asciiTheme="majorHAnsi" w:hAnsiTheme="majorHAnsi" w:eastAsiaTheme="minorHAnsi"/>
                <w:kern w:val="2"/>
                <w:sz w:val="28"/>
                <w:szCs w:val="28"/>
                <w14:ligatures w14:val="standardContextual"/>
              </w:rPr>
              <w:t>APIs or curated exports</w:t>
            </w:r>
          </w:p>
        </w:tc>
      </w:tr>
    </w:tbl>
    <w:p w:rsidR="00B73CF5" w:rsidP="5A06AA06" w:rsidRDefault="00B73CF5" w14:paraId="24F46073" w14:textId="77777777">
      <w:pPr>
        <w:rPr>
          <w:rFonts w:ascii="Aptos Display" w:hAnsi="Aptos Display" w:asciiTheme="majorAscii" w:hAnsiTheme="majorAscii"/>
          <w:b w:val="1"/>
          <w:bCs w:val="1"/>
          <w:sz w:val="40"/>
          <w:szCs w:val="40"/>
        </w:rPr>
      </w:pPr>
    </w:p>
    <w:p w:rsidR="52B27A83" w:rsidP="5A06AA06" w:rsidRDefault="52B27A83" w14:paraId="6B99AE9B" w14:textId="089D46B9">
      <w:pPr>
        <w:pStyle w:val="Heading2"/>
        <w:rPr>
          <w:noProof w:val="0"/>
          <w:lang w:val="en-IN"/>
        </w:rPr>
      </w:pPr>
      <w:bookmarkStart w:name="_Toc1153532728" w:id="2107721107"/>
      <w:r w:rsidRPr="5A06AA06" w:rsidR="52B27A83">
        <w:rPr>
          <w:noProof w:val="0"/>
          <w:lang w:val="en-IN"/>
        </w:rPr>
        <w:t>7.3 ADT Near Real-Time Ingestion</w:t>
      </w:r>
      <w:bookmarkEnd w:id="2107721107"/>
    </w:p>
    <w:p w:rsidR="5DB11493" w:rsidP="5A06AA06" w:rsidRDefault="5DB11493" w14:paraId="11435ECD" w14:textId="3266A3A3">
      <w:pPr>
        <w:pStyle w:val="Heading3"/>
        <w:rPr>
          <w:noProof w:val="0"/>
          <w:lang w:val="en-IN"/>
        </w:rPr>
      </w:pPr>
      <w:bookmarkStart w:name="_Toc1375848745" w:id="782895748"/>
      <w:r w:rsidRPr="5A06AA06" w:rsidR="5DB11493">
        <w:rPr>
          <w:noProof w:val="0"/>
          <w:lang w:val="en-IN"/>
        </w:rPr>
        <w:t>7.3.1 File-Based Near Real-Time Ingestion</w:t>
      </w:r>
      <w:bookmarkEnd w:id="782895748"/>
    </w:p>
    <w:p w:rsidR="5DB11493" w:rsidP="5A06AA06" w:rsidRDefault="5DB11493" w14:paraId="178CC6EC" w14:textId="4B0E956B">
      <w:pPr>
        <w:pStyle w:val="Normal"/>
      </w:pPr>
      <w:r w:rsidRPr="5A06AA06" w:rsidR="5DB11493">
        <w:rPr>
          <w:rFonts w:ascii="Aptos Display" w:hAnsi="Aptos Display" w:eastAsia="Aptos Display" w:cs="Aptos Display"/>
          <w:noProof w:val="0"/>
          <w:sz w:val="28"/>
          <w:szCs w:val="28"/>
          <w:lang w:val="en-IN"/>
        </w:rPr>
        <w:t>ADT data ingestion into the delta-lake is implemented using a file-based near real-time pattern, where events are written to storage and processed in micro-batches.</w:t>
      </w:r>
    </w:p>
    <w:p w:rsidR="0B433493" w:rsidP="5A06AA06" w:rsidRDefault="0B433493" w14:paraId="6CEB68A6" w14:textId="7FDFD60A">
      <w:pPr>
        <w:pStyle w:val="ListParagraph"/>
        <w:numPr>
          <w:ilvl w:val="0"/>
          <w:numId w:val="28"/>
        </w:numPr>
        <w:spacing w:before="0" w:beforeAutospacing="off" w:after="0" w:afterAutospacing="off"/>
        <w:rPr>
          <w:rFonts w:ascii="Aptos Display" w:hAnsi="Aptos Display" w:eastAsia="Aptos Display" w:cs="Aptos Display"/>
          <w:noProof w:val="0"/>
          <w:sz w:val="28"/>
          <w:szCs w:val="28"/>
          <w:lang w:val="en-IN"/>
        </w:rPr>
      </w:pPr>
      <w:r w:rsidRPr="5A06AA06" w:rsidR="0B433493">
        <w:rPr>
          <w:rFonts w:ascii="Aptos Display" w:hAnsi="Aptos Display" w:eastAsia="Aptos Display" w:cs="Aptos Display"/>
          <w:noProof w:val="0"/>
          <w:sz w:val="28"/>
          <w:szCs w:val="28"/>
          <w:lang w:val="en-IN"/>
        </w:rPr>
        <w:t>MuleSoft</w:t>
      </w:r>
      <w:r w:rsidRPr="5A06AA06" w:rsidR="3089F8F8">
        <w:rPr>
          <w:rFonts w:ascii="Aptos Display" w:hAnsi="Aptos Display" w:eastAsia="Aptos Display" w:cs="Aptos Display"/>
          <w:noProof w:val="0"/>
          <w:sz w:val="28"/>
          <w:szCs w:val="28"/>
          <w:lang w:val="en-IN"/>
        </w:rPr>
        <w:t xml:space="preserve"> (Integration Engine)</w:t>
      </w:r>
      <w:r w:rsidRPr="5A06AA06" w:rsidR="0B433493">
        <w:rPr>
          <w:rFonts w:ascii="Aptos Display" w:hAnsi="Aptos Display" w:eastAsia="Aptos Display" w:cs="Aptos Display"/>
          <w:noProof w:val="0"/>
          <w:sz w:val="28"/>
          <w:szCs w:val="28"/>
          <w:lang w:val="en-IN"/>
        </w:rPr>
        <w:t xml:space="preserve"> writes to ADLS </w:t>
      </w:r>
    </w:p>
    <w:p w:rsidR="0B433493" w:rsidP="5A06AA06" w:rsidRDefault="0B433493" w14:paraId="75512DD4" w14:textId="7AA01B5A">
      <w:pPr>
        <w:pStyle w:val="ListParagraph"/>
        <w:numPr>
          <w:ilvl w:val="0"/>
          <w:numId w:val="28"/>
        </w:numPr>
        <w:spacing w:before="0" w:beforeAutospacing="off" w:after="0" w:afterAutospacing="off"/>
        <w:rPr>
          <w:rFonts w:ascii="Aptos Display" w:hAnsi="Aptos Display" w:eastAsia="Aptos Display" w:cs="Aptos Display"/>
          <w:noProof w:val="0"/>
          <w:sz w:val="28"/>
          <w:szCs w:val="28"/>
          <w:lang w:val="en-IN"/>
        </w:rPr>
      </w:pPr>
      <w:r w:rsidRPr="5A06AA06" w:rsidR="0B433493">
        <w:rPr>
          <w:rFonts w:ascii="Aptos Display" w:hAnsi="Aptos Display" w:eastAsia="Aptos Display" w:cs="Aptos Display"/>
          <w:noProof w:val="0"/>
          <w:sz w:val="28"/>
          <w:szCs w:val="28"/>
          <w:lang w:val="en-IN"/>
        </w:rPr>
        <w:t xml:space="preserve">Databricks processes using scheduled jobs </w:t>
      </w:r>
      <w:r w:rsidRPr="5A06AA06" w:rsidR="3BE51B69">
        <w:rPr>
          <w:rFonts w:ascii="Aptos Display" w:hAnsi="Aptos Display" w:eastAsia="Aptos Display" w:cs="Aptos Display"/>
          <w:noProof w:val="0"/>
          <w:sz w:val="28"/>
          <w:szCs w:val="28"/>
          <w:lang w:val="en-IN"/>
        </w:rPr>
        <w:t>(15-30 mins)</w:t>
      </w:r>
    </w:p>
    <w:p w:rsidR="0B433493" w:rsidP="5A06AA06" w:rsidRDefault="0B433493" w14:paraId="7F45C641" w14:textId="5CE4748F">
      <w:pPr>
        <w:pStyle w:val="ListParagraph"/>
        <w:numPr>
          <w:ilvl w:val="0"/>
          <w:numId w:val="28"/>
        </w:numPr>
        <w:spacing w:before="0" w:beforeAutospacing="off" w:after="0" w:afterAutospacing="off"/>
        <w:rPr>
          <w:rFonts w:ascii="Aptos Display" w:hAnsi="Aptos Display" w:eastAsia="Aptos Display" w:cs="Aptos Display"/>
          <w:noProof w:val="0"/>
          <w:sz w:val="28"/>
          <w:szCs w:val="28"/>
          <w:lang w:val="en-IN"/>
        </w:rPr>
      </w:pPr>
      <w:r w:rsidRPr="5A06AA06" w:rsidR="0B433493">
        <w:rPr>
          <w:rFonts w:ascii="Aptos Display" w:hAnsi="Aptos Display" w:eastAsia="Aptos Display" w:cs="Aptos Display"/>
          <w:noProof w:val="0"/>
          <w:sz w:val="28"/>
          <w:szCs w:val="28"/>
          <w:lang w:val="en-IN"/>
        </w:rPr>
        <w:t xml:space="preserve">Data loaded into </w:t>
      </w:r>
      <w:r w:rsidRPr="5A06AA06" w:rsidR="0B433493">
        <w:rPr>
          <w:rFonts w:ascii="Aptos Display" w:hAnsi="Aptos Display" w:eastAsia="Aptos Display" w:cs="Aptos Display"/>
          <w:noProof w:val="0"/>
          <w:sz w:val="28"/>
          <w:szCs w:val="28"/>
          <w:lang w:val="en-IN"/>
        </w:rPr>
        <w:t>bronze</w:t>
      </w:r>
      <w:r w:rsidRPr="5A06AA06" w:rsidR="0B433493">
        <w:rPr>
          <w:rFonts w:ascii="Aptos Display" w:hAnsi="Aptos Display" w:eastAsia="Aptos Display" w:cs="Aptos Display"/>
          <w:noProof w:val="0"/>
          <w:sz w:val="28"/>
          <w:szCs w:val="28"/>
          <w:lang w:val="en-IN"/>
        </w:rPr>
        <w:t xml:space="preserve"> layer</w:t>
      </w:r>
    </w:p>
    <w:p w:rsidR="5A06AA06" w:rsidP="5A06AA06" w:rsidRDefault="5A06AA06" w14:paraId="4908993B" w14:textId="2EB30F77">
      <w:pPr>
        <w:pStyle w:val="Normal"/>
        <w:spacing w:before="0" w:beforeAutospacing="off" w:after="0" w:afterAutospacing="off"/>
        <w:rPr>
          <w:rFonts w:ascii="Aptos Display" w:hAnsi="Aptos Display" w:eastAsia="Aptos Display" w:cs="Aptos Display"/>
          <w:noProof w:val="0"/>
          <w:sz w:val="28"/>
          <w:szCs w:val="28"/>
          <w:lang w:val="en-IN"/>
        </w:rPr>
      </w:pPr>
    </w:p>
    <w:p w:rsidR="7E9F60E7" w:rsidP="5A06AA06" w:rsidRDefault="7E9F60E7" w14:paraId="110AC66C" w14:textId="47052CA5">
      <w:pPr>
        <w:pStyle w:val="Normal"/>
        <w:spacing w:before="0" w:beforeAutospacing="off" w:after="0" w:afterAutospacing="off"/>
      </w:pPr>
      <w:r w:rsidR="7E9F60E7">
        <w:drawing>
          <wp:inline wp14:editId="47735F81" wp14:anchorId="0B3CB437">
            <wp:extent cx="5724525" cy="1333500"/>
            <wp:effectExtent l="0" t="0" r="0" b="0"/>
            <wp:docPr id="997950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950935" name="Picture 997950935"/>
                    <pic:cNvPicPr/>
                  </pic:nvPicPr>
                  <pic:blipFill>
                    <a:blip xmlns:r="http://schemas.openxmlformats.org/officeDocument/2006/relationships" r:embed="rId1902327121">
                      <a:extLst>
                        <a:ext uri="{28A0092B-C50C-407E-A947-70E740481C1C}">
                          <a14:useLocalDpi xmlns:a14="http://schemas.microsoft.com/office/drawing/2010/main"/>
                        </a:ext>
                      </a:extLst>
                    </a:blip>
                    <a:stretch>
                      <a:fillRect/>
                    </a:stretch>
                  </pic:blipFill>
                  <pic:spPr>
                    <a:xfrm>
                      <a:off x="0" y="0"/>
                      <a:ext cx="5724525" cy="1333500"/>
                    </a:xfrm>
                    <a:prstGeom prst="rect">
                      <a:avLst/>
                    </a:prstGeom>
                  </pic:spPr>
                </pic:pic>
              </a:graphicData>
            </a:graphic>
          </wp:inline>
        </w:drawing>
      </w:r>
    </w:p>
    <w:p w:rsidR="0B433493" w:rsidP="5A06AA06" w:rsidRDefault="0B433493" w14:paraId="56C7C467" w14:textId="397DE724">
      <w:pPr>
        <w:pStyle w:val="Heading3"/>
        <w:bidi w:val="0"/>
        <w:rPr>
          <w:rFonts w:ascii="Aptos Display" w:hAnsi="Aptos Display" w:eastAsia="游ゴシック Light" w:cs="Times New Roman" w:asciiTheme="majorAscii" w:hAnsiTheme="majorAscii" w:eastAsiaTheme="majorEastAsia" w:cstheme="majorBidi"/>
          <w:noProof w:val="0"/>
          <w:color w:val="0F4761" w:themeColor="accent1" w:themeTint="FF" w:themeShade="BF"/>
          <w:sz w:val="28"/>
          <w:szCs w:val="28"/>
          <w:lang w:val="en-IN" w:eastAsia="en-US" w:bidi="ar-SA"/>
        </w:rPr>
      </w:pPr>
      <w:bookmarkStart w:name="_Toc1109601467" w:id="1202551176"/>
      <w:r w:rsidRPr="5A06AA06" w:rsidR="0B433493">
        <w:rPr>
          <w:noProof w:val="0"/>
          <w:lang w:val="en-IN"/>
        </w:rPr>
        <w:t>7.3.2 Considerations</w:t>
      </w:r>
      <w:bookmarkEnd w:id="1202551176"/>
    </w:p>
    <w:p w:rsidR="0B433493" w:rsidP="5A06AA06" w:rsidRDefault="0B433493" w14:paraId="48EB53BE" w14:textId="2DA4E6B5">
      <w:pPr>
        <w:pStyle w:val="ListParagraph"/>
        <w:numPr>
          <w:ilvl w:val="0"/>
          <w:numId w:val="28"/>
        </w:numPr>
        <w:bidi w:val="0"/>
        <w:spacing w:before="0" w:beforeAutospacing="off" w:after="0" w:afterAutospacing="off"/>
        <w:jc w:val="left"/>
        <w:rPr>
          <w:rFonts w:ascii="Aptos Display" w:hAnsi="Aptos Display" w:eastAsia="Aptos Display" w:cs="Aptos Display"/>
          <w:noProof w:val="0"/>
          <w:sz w:val="28"/>
          <w:szCs w:val="28"/>
          <w:lang w:val="en-IN"/>
        </w:rPr>
      </w:pPr>
      <w:r w:rsidRPr="5A06AA06" w:rsidR="0B433493">
        <w:rPr>
          <w:rFonts w:ascii="Aptos Display" w:hAnsi="Aptos Display" w:eastAsia="Aptos Display" w:cs="Aptos Display"/>
          <w:noProof w:val="0"/>
          <w:sz w:val="28"/>
          <w:szCs w:val="28"/>
          <w:lang w:val="en-IN"/>
        </w:rPr>
        <w:t xml:space="preserve">latency due to scheduling </w:t>
      </w:r>
    </w:p>
    <w:p w:rsidR="0B433493" w:rsidP="5A06AA06" w:rsidRDefault="0B433493" w14:paraId="46D86D99" w14:textId="0EA40A4C">
      <w:pPr>
        <w:pStyle w:val="ListParagraph"/>
        <w:numPr>
          <w:ilvl w:val="0"/>
          <w:numId w:val="28"/>
        </w:numPr>
        <w:bidi w:val="0"/>
        <w:spacing w:before="0" w:beforeAutospacing="off" w:after="0" w:afterAutospacing="off"/>
        <w:jc w:val="left"/>
        <w:rPr>
          <w:rFonts w:ascii="Aptos Display" w:hAnsi="Aptos Display" w:eastAsia="Aptos Display" w:cs="Aptos Display"/>
          <w:noProof w:val="0"/>
          <w:sz w:val="28"/>
          <w:szCs w:val="28"/>
          <w:lang w:val="en-IN"/>
        </w:rPr>
      </w:pPr>
      <w:r w:rsidRPr="5A06AA06" w:rsidR="0B433493">
        <w:rPr>
          <w:rFonts w:ascii="Aptos Display" w:hAnsi="Aptos Display" w:eastAsia="Aptos Display" w:cs="Aptos Display"/>
          <w:noProof w:val="0"/>
          <w:sz w:val="28"/>
          <w:szCs w:val="28"/>
          <w:lang w:val="en-IN"/>
        </w:rPr>
        <w:t xml:space="preserve">dependency on batch triggers </w:t>
      </w:r>
    </w:p>
    <w:p w:rsidR="0B433493" w:rsidP="5A06AA06" w:rsidRDefault="0B433493" w14:paraId="0065AD98" w14:textId="26479D53">
      <w:pPr>
        <w:pStyle w:val="ListParagraph"/>
        <w:numPr>
          <w:ilvl w:val="0"/>
          <w:numId w:val="28"/>
        </w:numPr>
        <w:bidi w:val="0"/>
        <w:spacing w:before="0" w:beforeAutospacing="off" w:after="0" w:afterAutospacing="off"/>
        <w:jc w:val="left"/>
        <w:rPr>
          <w:rFonts w:ascii="Aptos Display" w:hAnsi="Aptos Display" w:eastAsia="Aptos Display" w:cs="Aptos Display"/>
          <w:noProof w:val="0"/>
          <w:sz w:val="28"/>
          <w:szCs w:val="28"/>
          <w:lang w:val="en-IN"/>
        </w:rPr>
      </w:pPr>
      <w:r w:rsidRPr="5A06AA06" w:rsidR="0B433493">
        <w:rPr>
          <w:rFonts w:ascii="Aptos Display" w:hAnsi="Aptos Display" w:eastAsia="Aptos Display" w:cs="Aptos Display"/>
          <w:noProof w:val="0"/>
          <w:sz w:val="28"/>
          <w:szCs w:val="28"/>
          <w:lang w:val="en-IN"/>
        </w:rPr>
        <w:t>delay for late-arriving events</w:t>
      </w:r>
    </w:p>
    <w:p w:rsidR="5A06AA06" w:rsidP="5A06AA06" w:rsidRDefault="5A06AA06" w14:paraId="64CAD553" w14:textId="65086853">
      <w:pPr>
        <w:pStyle w:val="Normal"/>
        <w:bidi w:val="0"/>
        <w:spacing w:before="0" w:beforeAutospacing="off" w:after="0" w:afterAutospacing="off"/>
        <w:jc w:val="left"/>
        <w:rPr>
          <w:rFonts w:ascii="Aptos Display" w:hAnsi="Aptos Display" w:eastAsia="Aptos Display" w:cs="Aptos Display"/>
          <w:noProof w:val="0"/>
          <w:sz w:val="28"/>
          <w:szCs w:val="28"/>
          <w:lang w:val="en-IN"/>
        </w:rPr>
      </w:pPr>
    </w:p>
    <w:p w:rsidR="5D7631C7" w:rsidP="5A06AA06" w:rsidRDefault="5D7631C7" w14:paraId="743FE030" w14:textId="2BB434DE">
      <w:pPr>
        <w:pStyle w:val="Heading3"/>
        <w:bidi w:val="0"/>
        <w:rPr>
          <w:rFonts w:ascii="Aptos Display" w:hAnsi="Aptos Display" w:eastAsia="游ゴシック Light" w:cs="Times New Roman" w:asciiTheme="majorAscii" w:hAnsiTheme="majorAscii" w:eastAsiaTheme="majorEastAsia" w:cstheme="majorBidi"/>
          <w:noProof w:val="0"/>
          <w:color w:val="0F4761" w:themeColor="accent1" w:themeTint="FF" w:themeShade="BF"/>
          <w:sz w:val="28"/>
          <w:szCs w:val="28"/>
          <w:lang w:val="en-IN" w:eastAsia="en-US" w:bidi="ar-SA"/>
        </w:rPr>
      </w:pPr>
      <w:bookmarkStart w:name="_Toc404413718" w:id="364254071"/>
      <w:r w:rsidRPr="5A06AA06" w:rsidR="5D7631C7">
        <w:rPr>
          <w:noProof w:val="0"/>
          <w:lang w:val="en-IN"/>
        </w:rPr>
        <w:t>7.3.3 Event-Driven Ingestion</w:t>
      </w:r>
      <w:r w:rsidRPr="5A06AA06" w:rsidR="54671646">
        <w:rPr>
          <w:noProof w:val="0"/>
          <w:lang w:val="en-IN"/>
        </w:rPr>
        <w:t xml:space="preserve"> (for future if needed)</w:t>
      </w:r>
      <w:bookmarkEnd w:id="364254071"/>
    </w:p>
    <w:p w:rsidR="554DFB2C" w:rsidP="5A06AA06" w:rsidRDefault="554DFB2C" w14:paraId="73493751" w14:textId="210695FA">
      <w:pPr>
        <w:pStyle w:val="Normal"/>
        <w:bidi w:val="0"/>
        <w:spacing w:before="0" w:beforeAutospacing="off" w:after="160" w:afterAutospacing="off" w:line="259" w:lineRule="auto"/>
        <w:ind w:left="0" w:right="0"/>
        <w:jc w:val="left"/>
      </w:pPr>
      <w:r w:rsidRPr="5A06AA06" w:rsidR="554DFB2C">
        <w:rPr>
          <w:rFonts w:ascii="Aptos Display" w:hAnsi="Aptos Display" w:eastAsia="Aptos Display" w:cs="Aptos Display"/>
          <w:noProof w:val="0"/>
          <w:sz w:val="28"/>
          <w:szCs w:val="28"/>
          <w:lang w:val="en-IN"/>
        </w:rPr>
        <w:t>For scenarios requiring lower latency and higher scalability, an event-driven ingestion model can be adopted.</w:t>
      </w:r>
    </w:p>
    <w:p w:rsidR="554DFB2C" w:rsidP="5A06AA06" w:rsidRDefault="554DFB2C" w14:paraId="02C160CD" w14:textId="3F8E5C29">
      <w:pPr>
        <w:pStyle w:val="ListParagraph"/>
        <w:numPr>
          <w:ilvl w:val="0"/>
          <w:numId w:val="28"/>
        </w:numPr>
        <w:bidi w:val="0"/>
        <w:spacing w:before="0" w:beforeAutospacing="off" w:after="0" w:afterAutospacing="off"/>
        <w:jc w:val="left"/>
        <w:rPr>
          <w:rFonts w:ascii="Aptos Display" w:hAnsi="Aptos Display" w:eastAsia="Aptos Display" w:cs="Aptos Display"/>
          <w:noProof w:val="0"/>
          <w:sz w:val="28"/>
          <w:szCs w:val="28"/>
          <w:lang w:val="en-IN"/>
        </w:rPr>
      </w:pPr>
      <w:r w:rsidRPr="5A06AA06" w:rsidR="554DFB2C">
        <w:rPr>
          <w:rFonts w:ascii="Aptos Display" w:hAnsi="Aptos Display" w:eastAsia="Aptos Display" w:cs="Aptos Display"/>
          <w:noProof w:val="0"/>
          <w:sz w:val="28"/>
          <w:szCs w:val="28"/>
          <w:lang w:val="en-IN"/>
        </w:rPr>
        <w:t>MuleSoft</w:t>
      </w:r>
      <w:r w:rsidRPr="5A06AA06" w:rsidR="1D180435">
        <w:rPr>
          <w:rFonts w:ascii="Aptos Display" w:hAnsi="Aptos Display" w:eastAsia="Aptos Display" w:cs="Aptos Display"/>
          <w:noProof w:val="0"/>
          <w:sz w:val="28"/>
          <w:szCs w:val="28"/>
          <w:lang w:val="en-IN"/>
        </w:rPr>
        <w:t xml:space="preserve"> (Integration engine)</w:t>
      </w:r>
      <w:r w:rsidRPr="5A06AA06" w:rsidR="554DFB2C">
        <w:rPr>
          <w:rFonts w:ascii="Aptos Display" w:hAnsi="Aptos Display" w:eastAsia="Aptos Display" w:cs="Aptos Display"/>
          <w:noProof w:val="0"/>
          <w:sz w:val="28"/>
          <w:szCs w:val="28"/>
          <w:lang w:val="en-IN"/>
        </w:rPr>
        <w:t xml:space="preserve"> publishes to Event Hub </w:t>
      </w:r>
    </w:p>
    <w:p w:rsidR="554DFB2C" w:rsidP="5A06AA06" w:rsidRDefault="554DFB2C" w14:paraId="44DB5466" w14:textId="10D233B5">
      <w:pPr>
        <w:pStyle w:val="ListParagraph"/>
        <w:numPr>
          <w:ilvl w:val="0"/>
          <w:numId w:val="28"/>
        </w:numPr>
        <w:bidi w:val="0"/>
        <w:spacing w:before="0" w:beforeAutospacing="off" w:after="0" w:afterAutospacing="off"/>
        <w:jc w:val="left"/>
        <w:rPr>
          <w:rFonts w:ascii="Aptos Display" w:hAnsi="Aptos Display" w:eastAsia="Aptos Display" w:cs="Aptos Display"/>
          <w:noProof w:val="0"/>
          <w:sz w:val="28"/>
          <w:szCs w:val="28"/>
          <w:lang w:val="en-IN"/>
        </w:rPr>
      </w:pPr>
      <w:r w:rsidRPr="5A06AA06" w:rsidR="554DFB2C">
        <w:rPr>
          <w:rFonts w:ascii="Aptos Display" w:hAnsi="Aptos Display" w:eastAsia="Aptos Display" w:cs="Aptos Display"/>
          <w:noProof w:val="0"/>
          <w:sz w:val="28"/>
          <w:szCs w:val="28"/>
          <w:lang w:val="en-IN"/>
        </w:rPr>
        <w:t xml:space="preserve">Databricks uses structured streaming </w:t>
      </w:r>
    </w:p>
    <w:p w:rsidR="554DFB2C" w:rsidP="5A06AA06" w:rsidRDefault="554DFB2C" w14:paraId="2E5B849B" w14:textId="4618D44B">
      <w:pPr>
        <w:pStyle w:val="ListParagraph"/>
        <w:numPr>
          <w:ilvl w:val="0"/>
          <w:numId w:val="28"/>
        </w:numPr>
        <w:bidi w:val="0"/>
        <w:spacing w:before="0" w:beforeAutospacing="off" w:after="0" w:afterAutospacing="off"/>
        <w:jc w:val="left"/>
        <w:rPr>
          <w:rFonts w:ascii="Aptos Display" w:hAnsi="Aptos Display" w:eastAsia="Aptos Display" w:cs="Aptos Display"/>
          <w:noProof w:val="0"/>
          <w:sz w:val="28"/>
          <w:szCs w:val="28"/>
          <w:lang w:val="en-IN"/>
        </w:rPr>
      </w:pPr>
      <w:r w:rsidRPr="5A06AA06" w:rsidR="554DFB2C">
        <w:rPr>
          <w:rFonts w:ascii="Aptos Display" w:hAnsi="Aptos Display" w:eastAsia="Aptos Display" w:cs="Aptos Display"/>
          <w:noProof w:val="0"/>
          <w:sz w:val="28"/>
          <w:szCs w:val="28"/>
          <w:lang w:val="en-IN"/>
        </w:rPr>
        <w:t>Continuous ingestion</w:t>
      </w:r>
    </w:p>
    <w:p w:rsidR="2B37C03D" w:rsidP="5A06AA06" w:rsidRDefault="2B37C03D" w14:paraId="6D84DD84" w14:textId="31671A44">
      <w:pPr>
        <w:pStyle w:val="Normal"/>
        <w:bidi w:val="0"/>
        <w:spacing w:before="0" w:beforeAutospacing="off" w:after="0" w:afterAutospacing="off"/>
        <w:jc w:val="left"/>
      </w:pPr>
      <w:r w:rsidR="2B37C03D">
        <w:drawing>
          <wp:inline wp14:editId="0AAA0A64" wp14:anchorId="0B153265">
            <wp:extent cx="5724525" cy="1181100"/>
            <wp:effectExtent l="0" t="0" r="0" b="0"/>
            <wp:docPr id="1711041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041160" name="Picture 1711041160"/>
                    <pic:cNvPicPr/>
                  </pic:nvPicPr>
                  <pic:blipFill>
                    <a:blip xmlns:r="http://schemas.openxmlformats.org/officeDocument/2006/relationships" r:embed="rId1644242720">
                      <a:extLst>
                        <a:ext uri="{28A0092B-C50C-407E-A947-70E740481C1C}">
                          <a14:useLocalDpi xmlns:a14="http://schemas.microsoft.com/office/drawing/2010/main"/>
                        </a:ext>
                      </a:extLst>
                    </a:blip>
                    <a:stretch>
                      <a:fillRect/>
                    </a:stretch>
                  </pic:blipFill>
                  <pic:spPr>
                    <a:xfrm>
                      <a:off x="0" y="0"/>
                      <a:ext cx="5724525" cy="1181100"/>
                    </a:xfrm>
                    <a:prstGeom prst="rect">
                      <a:avLst/>
                    </a:prstGeom>
                  </pic:spPr>
                </pic:pic>
              </a:graphicData>
            </a:graphic>
          </wp:inline>
        </w:drawing>
      </w:r>
      <w:r w:rsidRPr="5A06AA06" w:rsidR="554DFB2C">
        <w:rPr>
          <w:rFonts w:ascii="Aptos Display" w:hAnsi="Aptos Display" w:eastAsia="Aptos Display" w:cs="Aptos Display"/>
          <w:noProof w:val="0"/>
          <w:sz w:val="28"/>
          <w:szCs w:val="28"/>
          <w:lang w:val="en-IN"/>
        </w:rPr>
        <w:t>This pattern reduces ingestion latency and enables more responsive downstream processing.</w:t>
      </w:r>
    </w:p>
    <w:p w:rsidR="5A06AA06" w:rsidP="5A06AA06" w:rsidRDefault="5A06AA06" w14:paraId="76C6832D" w14:textId="0B9D8A05">
      <w:pPr>
        <w:pStyle w:val="Normal"/>
        <w:bidi w:val="0"/>
        <w:spacing w:before="0" w:beforeAutospacing="off" w:after="0" w:afterAutospacing="off"/>
        <w:jc w:val="left"/>
        <w:rPr>
          <w:rFonts w:ascii="Aptos Display" w:hAnsi="Aptos Display" w:eastAsia="Aptos Display" w:cs="Aptos Display"/>
          <w:noProof w:val="0"/>
          <w:sz w:val="28"/>
          <w:szCs w:val="28"/>
          <w:lang w:val="en-IN"/>
        </w:rPr>
      </w:pPr>
    </w:p>
    <w:p w:rsidR="554DFB2C" w:rsidP="5A06AA06" w:rsidRDefault="554DFB2C" w14:paraId="1F5A909D" w14:textId="69E0177B">
      <w:pPr>
        <w:pStyle w:val="Heading3"/>
        <w:bidi w:val="0"/>
        <w:rPr>
          <w:rFonts w:ascii="Aptos Display" w:hAnsi="Aptos Display" w:eastAsia="游ゴシック Light" w:cs="Times New Roman" w:asciiTheme="majorAscii" w:hAnsiTheme="majorAscii" w:eastAsiaTheme="majorEastAsia" w:cstheme="majorBidi"/>
          <w:noProof w:val="0"/>
          <w:color w:val="0F4761" w:themeColor="accent1" w:themeTint="FF" w:themeShade="BF"/>
          <w:sz w:val="28"/>
          <w:szCs w:val="28"/>
          <w:lang w:val="en-IN" w:eastAsia="en-US" w:bidi="ar-SA"/>
        </w:rPr>
      </w:pPr>
      <w:bookmarkStart w:name="_Toc1945076492" w:id="1904573734"/>
      <w:r w:rsidRPr="5A06AA06" w:rsidR="554DFB2C">
        <w:rPr>
          <w:noProof w:val="0"/>
          <w:lang w:val="en-IN"/>
        </w:rPr>
        <w:t>7.3.4 Architectural Flexibility</w:t>
      </w:r>
      <w:bookmarkEnd w:id="1904573734"/>
    </w:p>
    <w:p w:rsidR="554DFB2C" w:rsidP="5A06AA06" w:rsidRDefault="554DFB2C" w14:paraId="55229E3D" w14:textId="35166D1B">
      <w:pPr>
        <w:pStyle w:val="Normal"/>
        <w:bidi w:val="0"/>
        <w:spacing w:before="0" w:beforeAutospacing="off" w:after="160" w:afterAutospacing="off" w:line="259" w:lineRule="auto"/>
        <w:ind w:left="0" w:right="0"/>
        <w:jc w:val="left"/>
      </w:pPr>
      <w:r w:rsidRPr="5A06AA06" w:rsidR="554DFB2C">
        <w:rPr>
          <w:rFonts w:ascii="Aptos Display" w:hAnsi="Aptos Display" w:eastAsia="Aptos Display" w:cs="Aptos Display"/>
          <w:noProof w:val="0"/>
          <w:sz w:val="28"/>
          <w:szCs w:val="28"/>
          <w:lang w:val="en-IN"/>
        </w:rPr>
        <w:t xml:space="preserve">The overall platform architecture is designed to support both ingestion patterns without </w:t>
      </w:r>
      <w:r w:rsidRPr="5A06AA06" w:rsidR="554DFB2C">
        <w:rPr>
          <w:rFonts w:ascii="Aptos Display" w:hAnsi="Aptos Display" w:eastAsia="Aptos Display" w:cs="Aptos Display"/>
          <w:noProof w:val="0"/>
          <w:sz w:val="28"/>
          <w:szCs w:val="28"/>
          <w:lang w:val="en-IN"/>
        </w:rPr>
        <w:t>impacting</w:t>
      </w:r>
      <w:r w:rsidRPr="5A06AA06" w:rsidR="554DFB2C">
        <w:rPr>
          <w:rFonts w:ascii="Aptos Display" w:hAnsi="Aptos Display" w:eastAsia="Aptos Display" w:cs="Aptos Display"/>
          <w:noProof w:val="0"/>
          <w:sz w:val="28"/>
          <w:szCs w:val="28"/>
          <w:lang w:val="en-IN"/>
        </w:rPr>
        <w:t xml:space="preserve"> downstream processing layers.</w:t>
      </w:r>
    </w:p>
    <w:p w:rsidR="554DFB2C" w:rsidP="5A06AA06" w:rsidRDefault="554DFB2C" w14:paraId="6B73A0DF" w14:textId="2CA7F7C8">
      <w:pPr>
        <w:pStyle w:val="ListParagraph"/>
        <w:numPr>
          <w:ilvl w:val="0"/>
          <w:numId w:val="28"/>
        </w:numPr>
        <w:bidi w:val="0"/>
        <w:spacing w:before="0" w:beforeAutospacing="off" w:after="0" w:afterAutospacing="off"/>
        <w:jc w:val="left"/>
        <w:rPr>
          <w:rFonts w:ascii="Aptos Display" w:hAnsi="Aptos Display" w:eastAsia="Aptos Display" w:cs="Aptos Display"/>
          <w:noProof w:val="0"/>
          <w:sz w:val="28"/>
          <w:szCs w:val="28"/>
          <w:lang w:val="en-IN"/>
        </w:rPr>
      </w:pPr>
      <w:r w:rsidRPr="5A06AA06" w:rsidR="554DFB2C">
        <w:rPr>
          <w:rFonts w:ascii="Aptos Display" w:hAnsi="Aptos Display" w:eastAsia="Aptos Display" w:cs="Aptos Display"/>
          <w:noProof w:val="0"/>
          <w:sz w:val="28"/>
          <w:szCs w:val="28"/>
          <w:lang w:val="en-IN"/>
        </w:rPr>
        <w:t xml:space="preserve">Bronze abstraction remains consistent </w:t>
      </w:r>
    </w:p>
    <w:p w:rsidR="554DFB2C" w:rsidP="5A06AA06" w:rsidRDefault="554DFB2C" w14:paraId="2179CDA0" w14:textId="4246CCDA">
      <w:pPr>
        <w:pStyle w:val="ListParagraph"/>
        <w:numPr>
          <w:ilvl w:val="0"/>
          <w:numId w:val="28"/>
        </w:numPr>
        <w:bidi w:val="0"/>
        <w:spacing w:before="0" w:beforeAutospacing="off" w:after="0" w:afterAutospacing="off"/>
        <w:jc w:val="left"/>
        <w:rPr>
          <w:rFonts w:ascii="Aptos Display" w:hAnsi="Aptos Display" w:eastAsia="Aptos Display" w:cs="Aptos Display"/>
          <w:noProof w:val="0"/>
          <w:sz w:val="28"/>
          <w:szCs w:val="28"/>
          <w:lang w:val="en-IN"/>
        </w:rPr>
      </w:pPr>
      <w:r w:rsidRPr="5A06AA06" w:rsidR="554DFB2C">
        <w:rPr>
          <w:rFonts w:ascii="Aptos Display" w:hAnsi="Aptos Display" w:eastAsia="Aptos Display" w:cs="Aptos Display"/>
          <w:noProof w:val="0"/>
          <w:sz w:val="28"/>
          <w:szCs w:val="28"/>
          <w:lang w:val="en-IN"/>
        </w:rPr>
        <w:t xml:space="preserve">Control model unchanged </w:t>
      </w:r>
    </w:p>
    <w:p w:rsidR="554DFB2C" w:rsidP="5A06AA06" w:rsidRDefault="554DFB2C" w14:paraId="422ECE3D" w14:textId="6CE39C72">
      <w:pPr>
        <w:pStyle w:val="ListParagraph"/>
        <w:numPr>
          <w:ilvl w:val="0"/>
          <w:numId w:val="28"/>
        </w:numPr>
        <w:bidi w:val="0"/>
        <w:spacing w:before="0" w:beforeAutospacing="off" w:after="0" w:afterAutospacing="off"/>
        <w:jc w:val="left"/>
        <w:rPr>
          <w:rFonts w:ascii="Aptos Display" w:hAnsi="Aptos Display" w:eastAsia="Aptos Display" w:cs="Aptos Display"/>
          <w:noProof w:val="0"/>
          <w:sz w:val="28"/>
          <w:szCs w:val="28"/>
          <w:lang w:val="en-IN"/>
        </w:rPr>
      </w:pPr>
      <w:r w:rsidRPr="5A06AA06" w:rsidR="554DFB2C">
        <w:rPr>
          <w:rFonts w:ascii="Aptos Display" w:hAnsi="Aptos Display" w:eastAsia="Aptos Display" w:cs="Aptos Display"/>
          <w:noProof w:val="0"/>
          <w:sz w:val="28"/>
          <w:szCs w:val="28"/>
          <w:lang w:val="en-IN"/>
        </w:rPr>
        <w:t>Silver Raw / Silver ODS / Gold unaffected</w:t>
      </w:r>
    </w:p>
    <w:p w:rsidR="5A06AA06" w:rsidP="5A06AA06" w:rsidRDefault="5A06AA06" w14:paraId="1FE54F68" w14:textId="0D8687B1">
      <w:pPr>
        <w:pStyle w:val="Normal"/>
        <w:bidi w:val="0"/>
        <w:spacing w:before="0" w:beforeAutospacing="off" w:after="0" w:afterAutospacing="off"/>
        <w:jc w:val="left"/>
        <w:rPr>
          <w:rFonts w:ascii="Aptos Display" w:hAnsi="Aptos Display" w:eastAsia="Aptos Display" w:cs="Aptos Display"/>
          <w:noProof w:val="0"/>
          <w:sz w:val="28"/>
          <w:szCs w:val="28"/>
          <w:lang w:val="en-IN"/>
        </w:rPr>
      </w:pPr>
    </w:p>
    <w:p w:rsidR="554DFB2C" w:rsidP="5A06AA06" w:rsidRDefault="554DFB2C" w14:paraId="1BA059C2" w14:textId="6709D3F5">
      <w:pPr>
        <w:pStyle w:val="Normal"/>
        <w:bidi w:val="0"/>
        <w:spacing w:before="0" w:beforeAutospacing="off" w:after="160" w:afterAutospacing="off" w:line="259" w:lineRule="auto"/>
        <w:ind w:left="0" w:right="0"/>
        <w:jc w:val="left"/>
      </w:pPr>
      <w:r w:rsidRPr="5A06AA06" w:rsidR="554DFB2C">
        <w:rPr>
          <w:rFonts w:ascii="Aptos Display" w:hAnsi="Aptos Display" w:eastAsia="Aptos Display" w:cs="Aptos Display"/>
          <w:noProof w:val="0"/>
          <w:sz w:val="28"/>
          <w:szCs w:val="28"/>
          <w:lang w:val="en-IN"/>
        </w:rPr>
        <w:t>The ingestion mechanism can be enhanced independently as requirements evolve, without requiring re-design of transformation or consumption layers.</w:t>
      </w:r>
    </w:p>
    <w:p w:rsidRPr="00E32B48" w:rsidR="00E32B48" w:rsidP="513FE1D5" w:rsidRDefault="623E46EB" w14:paraId="7429DEF1" w14:textId="606BDC6E">
      <w:pPr>
        <w:pStyle w:val="Heading1"/>
        <w:rPr>
          <w:b w:val="1"/>
          <w:bCs w:val="1"/>
          <w:sz w:val="40"/>
          <w:szCs w:val="40"/>
        </w:rPr>
      </w:pPr>
      <w:bookmarkStart w:name="_Toc1642639109" w:id="1444126078"/>
      <w:r w:rsidR="70FCAA47">
        <w:rPr/>
        <w:t>8. Data Consumption Guidelines</w:t>
      </w:r>
      <w:bookmarkEnd w:id="1444126078"/>
    </w:p>
    <w:p w:rsidRPr="00E32B48" w:rsidR="00E32B48" w:rsidP="00E32B48" w:rsidRDefault="00E32B48" w14:paraId="055AC302" w14:textId="77777777">
      <w:pPr>
        <w:spacing w:line="278" w:lineRule="auto"/>
        <w:rPr>
          <w:rFonts w:asciiTheme="majorHAnsi" w:hAnsiTheme="majorHAnsi"/>
          <w:sz w:val="28"/>
          <w:szCs w:val="28"/>
        </w:rPr>
      </w:pPr>
      <w:r w:rsidRPr="00E32B48">
        <w:rPr>
          <w:rFonts w:asciiTheme="majorHAnsi" w:hAnsiTheme="majorHAnsi"/>
          <w:sz w:val="28"/>
          <w:szCs w:val="28"/>
        </w:rPr>
        <w:t>Data consumers must follow these guidelines:</w:t>
      </w:r>
    </w:p>
    <w:tbl>
      <w:tblPr>
        <w:tblStyle w:val="TableGrid"/>
        <w:tblW w:w="0" w:type="auto"/>
        <w:tblInd w:w="607" w:type="dxa"/>
        <w:tblLook w:val="04A0" w:firstRow="1" w:lastRow="0" w:firstColumn="1" w:lastColumn="0" w:noHBand="0" w:noVBand="1"/>
      </w:tblPr>
      <w:tblGrid>
        <w:gridCol w:w="1814"/>
        <w:gridCol w:w="3005"/>
      </w:tblGrid>
      <w:tr w:rsidRPr="00E32B48" w:rsidR="009918FE" w:rsidTr="00E32B48" w14:paraId="0B401E3C" w14:textId="77777777">
        <w:tc>
          <w:tcPr>
            <w:tcW w:w="0" w:type="auto"/>
            <w:hideMark/>
          </w:tcPr>
          <w:p w:rsidRPr="00E32B48" w:rsidR="00E32B48" w:rsidP="00E32B48" w:rsidRDefault="00E32B48" w14:paraId="05F7D628" w14:textId="77777777">
            <w:pPr>
              <w:spacing w:after="160" w:line="278" w:lineRule="auto"/>
              <w:rPr>
                <w:rFonts w:asciiTheme="majorHAnsi" w:hAnsiTheme="majorHAnsi"/>
                <w:b/>
                <w:bCs/>
                <w:sz w:val="28"/>
                <w:szCs w:val="28"/>
              </w:rPr>
            </w:pPr>
            <w:r w:rsidRPr="00E32B48">
              <w:rPr>
                <w:rFonts w:asciiTheme="majorHAnsi" w:hAnsiTheme="majorHAnsi"/>
                <w:b/>
                <w:bCs/>
                <w:sz w:val="28"/>
                <w:szCs w:val="28"/>
              </w:rPr>
              <w:t>Layer</w:t>
            </w:r>
          </w:p>
        </w:tc>
        <w:tc>
          <w:tcPr>
            <w:tcW w:w="0" w:type="auto"/>
            <w:hideMark/>
          </w:tcPr>
          <w:p w:rsidRPr="00E32B48" w:rsidR="00E32B48" w:rsidP="00E32B48" w:rsidRDefault="00E32B48" w14:paraId="0FDF7960" w14:textId="77777777">
            <w:pPr>
              <w:spacing w:after="160" w:line="278" w:lineRule="auto"/>
              <w:rPr>
                <w:rFonts w:asciiTheme="majorHAnsi" w:hAnsiTheme="majorHAnsi"/>
                <w:b/>
                <w:bCs/>
                <w:sz w:val="28"/>
                <w:szCs w:val="28"/>
              </w:rPr>
            </w:pPr>
            <w:r w:rsidRPr="00E32B48">
              <w:rPr>
                <w:rFonts w:asciiTheme="majorHAnsi" w:hAnsiTheme="majorHAnsi"/>
                <w:b/>
                <w:bCs/>
                <w:sz w:val="28"/>
                <w:szCs w:val="28"/>
              </w:rPr>
              <w:t>Allowed Consumers</w:t>
            </w:r>
          </w:p>
        </w:tc>
      </w:tr>
      <w:tr w:rsidRPr="00E32B48" w:rsidR="009918FE" w:rsidTr="00E32B48" w14:paraId="6998B774" w14:textId="77777777">
        <w:tc>
          <w:tcPr>
            <w:tcW w:w="0" w:type="auto"/>
            <w:hideMark/>
          </w:tcPr>
          <w:p w:rsidRPr="00E32B48" w:rsidR="00E32B48" w:rsidP="00E32B48" w:rsidRDefault="00E32B48" w14:paraId="35D4ACC7" w14:textId="77777777">
            <w:pPr>
              <w:spacing w:after="160" w:line="278" w:lineRule="auto"/>
              <w:rPr>
                <w:rFonts w:asciiTheme="majorHAnsi" w:hAnsiTheme="majorHAnsi"/>
                <w:sz w:val="28"/>
                <w:szCs w:val="28"/>
              </w:rPr>
            </w:pPr>
            <w:r w:rsidRPr="00E32B48">
              <w:rPr>
                <w:rFonts w:asciiTheme="majorHAnsi" w:hAnsiTheme="majorHAnsi"/>
                <w:sz w:val="28"/>
                <w:szCs w:val="28"/>
              </w:rPr>
              <w:t>Bronze</w:t>
            </w:r>
          </w:p>
        </w:tc>
        <w:tc>
          <w:tcPr>
            <w:tcW w:w="0" w:type="auto"/>
            <w:hideMark/>
          </w:tcPr>
          <w:p w:rsidRPr="00E32B48" w:rsidR="00E32B48" w:rsidP="00E32B48" w:rsidRDefault="00E32B48" w14:paraId="3AF524FC" w14:textId="77777777">
            <w:pPr>
              <w:spacing w:after="160" w:line="278" w:lineRule="auto"/>
              <w:rPr>
                <w:rFonts w:asciiTheme="majorHAnsi" w:hAnsiTheme="majorHAnsi"/>
                <w:sz w:val="28"/>
                <w:szCs w:val="28"/>
              </w:rPr>
            </w:pPr>
            <w:r w:rsidRPr="00E32B48">
              <w:rPr>
                <w:rFonts w:asciiTheme="majorHAnsi" w:hAnsiTheme="majorHAnsi"/>
                <w:sz w:val="28"/>
                <w:szCs w:val="28"/>
              </w:rPr>
              <w:t>platform engineers only</w:t>
            </w:r>
          </w:p>
        </w:tc>
      </w:tr>
      <w:tr w:rsidRPr="00E32B48" w:rsidR="009918FE" w:rsidTr="00E32B48" w14:paraId="147C6AF6" w14:textId="77777777">
        <w:tc>
          <w:tcPr>
            <w:tcW w:w="0" w:type="auto"/>
            <w:hideMark/>
          </w:tcPr>
          <w:p w:rsidRPr="00E32B48" w:rsidR="00E32B48" w:rsidP="00E32B48" w:rsidRDefault="00E32B48" w14:paraId="22C2CA2A" w14:textId="77777777">
            <w:pPr>
              <w:spacing w:after="160" w:line="278" w:lineRule="auto"/>
              <w:rPr>
                <w:rFonts w:asciiTheme="majorHAnsi" w:hAnsiTheme="majorHAnsi"/>
                <w:sz w:val="28"/>
                <w:szCs w:val="28"/>
              </w:rPr>
            </w:pPr>
            <w:r w:rsidRPr="00E32B48">
              <w:rPr>
                <w:rFonts w:asciiTheme="majorHAnsi" w:hAnsiTheme="majorHAnsi"/>
                <w:sz w:val="28"/>
                <w:szCs w:val="28"/>
              </w:rPr>
              <w:t>Silver Raw</w:t>
            </w:r>
          </w:p>
        </w:tc>
        <w:tc>
          <w:tcPr>
            <w:tcW w:w="0" w:type="auto"/>
            <w:hideMark/>
          </w:tcPr>
          <w:p w:rsidRPr="00E32B48" w:rsidR="00E32B48" w:rsidP="00E32B48" w:rsidRDefault="00E32B48" w14:paraId="25D26BC0" w14:textId="77777777">
            <w:pPr>
              <w:spacing w:after="160" w:line="278" w:lineRule="auto"/>
              <w:rPr>
                <w:rFonts w:asciiTheme="majorHAnsi" w:hAnsiTheme="majorHAnsi"/>
                <w:sz w:val="28"/>
                <w:szCs w:val="28"/>
              </w:rPr>
            </w:pPr>
            <w:r w:rsidRPr="00E32B48">
              <w:rPr>
                <w:rFonts w:asciiTheme="majorHAnsi" w:hAnsiTheme="majorHAnsi"/>
                <w:sz w:val="28"/>
                <w:szCs w:val="28"/>
              </w:rPr>
              <w:t>data engineers</w:t>
            </w:r>
          </w:p>
        </w:tc>
      </w:tr>
      <w:tr w:rsidRPr="00E32B48" w:rsidR="009918FE" w:rsidTr="00E32B48" w14:paraId="09DC976E" w14:textId="77777777">
        <w:tc>
          <w:tcPr>
            <w:tcW w:w="0" w:type="auto"/>
            <w:hideMark/>
          </w:tcPr>
          <w:p w:rsidRPr="00E32B48" w:rsidR="00E32B48" w:rsidP="00E32B48" w:rsidRDefault="00E32B48" w14:paraId="04201A6A" w14:textId="77777777">
            <w:pPr>
              <w:spacing w:after="160" w:line="278" w:lineRule="auto"/>
              <w:rPr>
                <w:rFonts w:asciiTheme="majorHAnsi" w:hAnsiTheme="majorHAnsi"/>
                <w:sz w:val="28"/>
                <w:szCs w:val="28"/>
              </w:rPr>
            </w:pPr>
            <w:r w:rsidRPr="00E32B48">
              <w:rPr>
                <w:rFonts w:asciiTheme="majorHAnsi" w:hAnsiTheme="majorHAnsi"/>
                <w:sz w:val="28"/>
                <w:szCs w:val="28"/>
              </w:rPr>
              <w:t>Silver Curated</w:t>
            </w:r>
          </w:p>
        </w:tc>
        <w:tc>
          <w:tcPr>
            <w:tcW w:w="0" w:type="auto"/>
            <w:hideMark/>
          </w:tcPr>
          <w:p w:rsidRPr="00E32B48" w:rsidR="00E32B48" w:rsidP="00E32B48" w:rsidRDefault="00E32B48" w14:paraId="5EA20D14" w14:textId="77777777">
            <w:pPr>
              <w:spacing w:after="160" w:line="278" w:lineRule="auto"/>
              <w:rPr>
                <w:rFonts w:asciiTheme="majorHAnsi" w:hAnsiTheme="majorHAnsi"/>
                <w:sz w:val="28"/>
                <w:szCs w:val="28"/>
              </w:rPr>
            </w:pPr>
            <w:r w:rsidRPr="00E32B48">
              <w:rPr>
                <w:rFonts w:asciiTheme="majorHAnsi" w:hAnsiTheme="majorHAnsi"/>
                <w:sz w:val="28"/>
                <w:szCs w:val="28"/>
              </w:rPr>
              <w:t>governed analytics users</w:t>
            </w:r>
          </w:p>
        </w:tc>
      </w:tr>
      <w:tr w:rsidRPr="00E32B48" w:rsidR="009918FE" w:rsidTr="00E32B48" w14:paraId="740C6C85" w14:textId="77777777">
        <w:tc>
          <w:tcPr>
            <w:tcW w:w="0" w:type="auto"/>
            <w:hideMark/>
          </w:tcPr>
          <w:p w:rsidRPr="00E32B48" w:rsidR="00E32B48" w:rsidP="00E32B48" w:rsidRDefault="00E32B48" w14:paraId="6EA9FE4C" w14:textId="77777777">
            <w:pPr>
              <w:spacing w:after="160" w:line="278" w:lineRule="auto"/>
              <w:rPr>
                <w:rFonts w:asciiTheme="majorHAnsi" w:hAnsiTheme="majorHAnsi"/>
                <w:sz w:val="28"/>
                <w:szCs w:val="28"/>
              </w:rPr>
            </w:pPr>
            <w:r w:rsidRPr="00E32B48">
              <w:rPr>
                <w:rFonts w:asciiTheme="majorHAnsi" w:hAnsiTheme="majorHAnsi"/>
                <w:sz w:val="28"/>
                <w:szCs w:val="28"/>
              </w:rPr>
              <w:t>Gold</w:t>
            </w:r>
          </w:p>
        </w:tc>
        <w:tc>
          <w:tcPr>
            <w:tcW w:w="0" w:type="auto"/>
            <w:hideMark/>
          </w:tcPr>
          <w:p w:rsidRPr="00E32B48" w:rsidR="00E32B48" w:rsidP="00E32B48" w:rsidRDefault="00E32B48" w14:paraId="0A8D9150" w14:textId="77777777">
            <w:pPr>
              <w:spacing w:after="160" w:line="278" w:lineRule="auto"/>
              <w:rPr>
                <w:rFonts w:asciiTheme="majorHAnsi" w:hAnsiTheme="majorHAnsi"/>
                <w:sz w:val="28"/>
                <w:szCs w:val="28"/>
              </w:rPr>
            </w:pPr>
            <w:r w:rsidRPr="00E32B48">
              <w:rPr>
                <w:rFonts w:asciiTheme="majorHAnsi" w:hAnsiTheme="majorHAnsi"/>
                <w:sz w:val="28"/>
                <w:szCs w:val="28"/>
              </w:rPr>
              <w:t>business analytics tools</w:t>
            </w:r>
          </w:p>
        </w:tc>
      </w:tr>
    </w:tbl>
    <w:p w:rsidR="00B73CF5" w:rsidP="00E32B48" w:rsidRDefault="00B73CF5" w14:paraId="7DD8B789" w14:textId="77777777">
      <w:pPr>
        <w:rPr>
          <w:rFonts w:asciiTheme="majorHAnsi" w:hAnsiTheme="majorHAnsi"/>
          <w:sz w:val="28"/>
          <w:szCs w:val="28"/>
        </w:rPr>
      </w:pPr>
    </w:p>
    <w:p w:rsidRPr="00E32B48" w:rsidR="00E32B48" w:rsidP="00E32B48" w:rsidRDefault="00E32B48" w14:paraId="1BAC2EF1" w14:textId="4D317816">
      <w:pPr>
        <w:spacing w:line="278" w:lineRule="auto"/>
        <w:rPr>
          <w:rFonts w:asciiTheme="majorHAnsi" w:hAnsiTheme="majorHAnsi"/>
          <w:sz w:val="28"/>
          <w:szCs w:val="28"/>
        </w:rPr>
      </w:pPr>
      <w:r w:rsidRPr="00E32B48">
        <w:rPr>
          <w:rFonts w:asciiTheme="majorHAnsi" w:hAnsiTheme="majorHAnsi"/>
          <w:sz w:val="28"/>
          <w:szCs w:val="28"/>
        </w:rPr>
        <w:t>Consumption principles:</w:t>
      </w:r>
    </w:p>
    <w:p w:rsidRPr="00E32B48" w:rsidR="00E32B48" w:rsidP="00DE4F5D" w:rsidRDefault="00E32B48" w14:paraId="37919A82" w14:textId="77777777">
      <w:pPr>
        <w:pStyle w:val="ListParagraph"/>
        <w:numPr>
          <w:ilvl w:val="0"/>
          <w:numId w:val="39"/>
        </w:numPr>
        <w:rPr>
          <w:rFonts w:asciiTheme="majorHAnsi" w:hAnsiTheme="majorHAnsi"/>
          <w:sz w:val="28"/>
          <w:szCs w:val="28"/>
        </w:rPr>
      </w:pPr>
      <w:r w:rsidRPr="00E32B48">
        <w:rPr>
          <w:rFonts w:asciiTheme="majorHAnsi" w:hAnsiTheme="majorHAnsi"/>
          <w:sz w:val="28"/>
          <w:szCs w:val="28"/>
        </w:rPr>
        <w:t>Prefer Gold layer datasets.</w:t>
      </w:r>
    </w:p>
    <w:p w:rsidRPr="00E32B48" w:rsidR="00E32B48" w:rsidP="00DE4F5D" w:rsidRDefault="00E32B48" w14:paraId="67E14797" w14:textId="77777777">
      <w:pPr>
        <w:pStyle w:val="ListParagraph"/>
        <w:numPr>
          <w:ilvl w:val="0"/>
          <w:numId w:val="39"/>
        </w:numPr>
        <w:rPr>
          <w:rFonts w:asciiTheme="majorHAnsi" w:hAnsiTheme="majorHAnsi"/>
          <w:sz w:val="28"/>
          <w:szCs w:val="28"/>
        </w:rPr>
      </w:pPr>
      <w:r w:rsidRPr="00E32B48">
        <w:rPr>
          <w:rFonts w:asciiTheme="majorHAnsi" w:hAnsiTheme="majorHAnsi"/>
          <w:sz w:val="28"/>
          <w:szCs w:val="28"/>
        </w:rPr>
        <w:t>Avoid direct consumption of Bronze.</w:t>
      </w:r>
    </w:p>
    <w:p w:rsidRPr="00E32B48" w:rsidR="00E32B48" w:rsidP="00DE4F5D" w:rsidRDefault="00E32B48" w14:paraId="488447F1" w14:textId="77777777">
      <w:pPr>
        <w:pStyle w:val="ListParagraph"/>
        <w:numPr>
          <w:ilvl w:val="0"/>
          <w:numId w:val="39"/>
        </w:numPr>
        <w:rPr>
          <w:rFonts w:asciiTheme="majorHAnsi" w:hAnsiTheme="majorHAnsi"/>
          <w:sz w:val="28"/>
          <w:szCs w:val="28"/>
        </w:rPr>
      </w:pPr>
      <w:r w:rsidRPr="00E32B48">
        <w:rPr>
          <w:rFonts w:asciiTheme="majorHAnsi" w:hAnsiTheme="majorHAnsi"/>
          <w:sz w:val="28"/>
          <w:szCs w:val="28"/>
        </w:rPr>
        <w:t>Use certified tables where available.</w:t>
      </w:r>
    </w:p>
    <w:p w:rsidRPr="00E32B48" w:rsidR="00E32B48" w:rsidP="00DE4F5D" w:rsidRDefault="00E32B48" w14:paraId="15C8CB76" w14:textId="77777777">
      <w:pPr>
        <w:pStyle w:val="ListParagraph"/>
        <w:numPr>
          <w:ilvl w:val="0"/>
          <w:numId w:val="39"/>
        </w:numPr>
        <w:rPr>
          <w:rFonts w:asciiTheme="majorHAnsi" w:hAnsiTheme="majorHAnsi"/>
          <w:sz w:val="28"/>
          <w:szCs w:val="28"/>
        </w:rPr>
      </w:pPr>
      <w:r w:rsidRPr="00E32B48">
        <w:rPr>
          <w:rFonts w:asciiTheme="majorHAnsi" w:hAnsiTheme="majorHAnsi"/>
          <w:sz w:val="28"/>
          <w:szCs w:val="28"/>
        </w:rPr>
        <w:t>Join data using approved keys.</w:t>
      </w:r>
    </w:p>
    <w:p w:rsidR="00B36056" w:rsidP="001A10C7" w:rsidRDefault="00B36056" w14:paraId="2C0E84EC" w14:textId="77777777">
      <w:pPr>
        <w:rPr>
          <w:rFonts w:asciiTheme="majorHAnsi" w:hAnsiTheme="majorHAnsi"/>
          <w:sz w:val="28"/>
          <w:szCs w:val="28"/>
        </w:rPr>
      </w:pPr>
    </w:p>
    <w:p w:rsidRPr="00AF2662" w:rsidR="00AF2662" w:rsidP="513FE1D5" w:rsidRDefault="44AE2EDC" w14:paraId="73B583A8" w14:textId="77777777">
      <w:pPr>
        <w:pStyle w:val="Heading1"/>
        <w:rPr>
          <w:b w:val="1"/>
          <w:bCs w:val="1"/>
          <w:sz w:val="40"/>
          <w:szCs w:val="40"/>
        </w:rPr>
      </w:pPr>
      <w:bookmarkStart w:name="_Toc1448774708" w:id="312022549"/>
      <w:r w:rsidR="2669284F">
        <w:rPr/>
        <w:t>9. Naming Conventions</w:t>
      </w:r>
      <w:bookmarkEnd w:id="312022549"/>
    </w:p>
    <w:p w:rsidRPr="00AF2662" w:rsidR="00AF2662" w:rsidP="2B74DA81" w:rsidRDefault="44AE2EDC" w14:paraId="1588B121" w14:textId="77777777">
      <w:pPr>
        <w:pStyle w:val="Heading2"/>
        <w:rPr>
          <w:b w:val="1"/>
          <w:bCs w:val="1"/>
        </w:rPr>
      </w:pPr>
      <w:bookmarkStart w:name="_Toc885533005" w:id="774897400"/>
      <w:r w:rsidR="2669284F">
        <w:rPr/>
        <w:t>9.1 Table Naming</w:t>
      </w:r>
      <w:bookmarkEnd w:id="774897400"/>
    </w:p>
    <w:p w:rsidRPr="00AF2662" w:rsidR="00AF2662" w:rsidP="00AF2662" w:rsidRDefault="00AF2662" w14:paraId="38000473" w14:textId="77777777">
      <w:pPr>
        <w:spacing w:line="278" w:lineRule="auto"/>
        <w:rPr>
          <w:rFonts w:asciiTheme="majorHAnsi" w:hAnsiTheme="majorHAnsi"/>
          <w:sz w:val="28"/>
          <w:szCs w:val="28"/>
        </w:rPr>
      </w:pPr>
      <w:r w:rsidRPr="00AF2662">
        <w:rPr>
          <w:rFonts w:asciiTheme="majorHAnsi" w:hAnsiTheme="majorHAnsi"/>
          <w:sz w:val="28"/>
          <w:szCs w:val="28"/>
        </w:rPr>
        <w:t>Format:</w:t>
      </w:r>
    </w:p>
    <w:p w:rsidRPr="00AF2662" w:rsidR="00AF2662" w:rsidP="00AF2662" w:rsidRDefault="00AF2662" w14:paraId="73B771DC" w14:textId="77777777">
      <w:pPr>
        <w:spacing w:line="278" w:lineRule="auto"/>
        <w:ind w:firstLine="720"/>
        <w:rPr>
          <w:rFonts w:asciiTheme="majorHAnsi" w:hAnsiTheme="majorHAnsi"/>
          <w:sz w:val="28"/>
          <w:szCs w:val="28"/>
        </w:rPr>
      </w:pPr>
      <w:r w:rsidRPr="00AF2662">
        <w:rPr>
          <w:rFonts w:asciiTheme="majorHAnsi" w:hAnsiTheme="majorHAnsi"/>
          <w:sz w:val="28"/>
          <w:szCs w:val="28"/>
        </w:rPr>
        <w:t>&lt;layer&gt;_&lt;domain&gt;_&lt;entity&gt;</w:t>
      </w:r>
    </w:p>
    <w:p w:rsidRPr="00AF2662" w:rsidR="00AF2662" w:rsidP="00AF2662" w:rsidRDefault="00AF2662" w14:paraId="5F980D11" w14:textId="77777777">
      <w:pPr>
        <w:spacing w:line="278" w:lineRule="auto"/>
        <w:rPr>
          <w:rFonts w:asciiTheme="majorHAnsi" w:hAnsiTheme="majorHAnsi"/>
          <w:sz w:val="28"/>
          <w:szCs w:val="28"/>
        </w:rPr>
      </w:pPr>
      <w:r w:rsidRPr="00AF2662">
        <w:rPr>
          <w:rFonts w:asciiTheme="majorHAnsi" w:hAnsiTheme="majorHAnsi"/>
          <w:sz w:val="28"/>
          <w:szCs w:val="28"/>
        </w:rPr>
        <w:t>Examples:</w:t>
      </w:r>
    </w:p>
    <w:p w:rsidR="00C31DA4" w:rsidP="00DE4F5D" w:rsidRDefault="00AF2662" w14:paraId="0E125AC9" w14:textId="77777777">
      <w:pPr>
        <w:pStyle w:val="ListParagraph"/>
        <w:numPr>
          <w:ilvl w:val="0"/>
          <w:numId w:val="43"/>
        </w:numPr>
        <w:rPr>
          <w:rFonts w:asciiTheme="majorHAnsi" w:hAnsiTheme="majorHAnsi"/>
          <w:sz w:val="28"/>
          <w:szCs w:val="28"/>
        </w:rPr>
      </w:pPr>
      <w:proofErr w:type="spellStart"/>
      <w:r w:rsidRPr="00AF2662">
        <w:rPr>
          <w:rFonts w:asciiTheme="majorHAnsi" w:hAnsiTheme="majorHAnsi"/>
          <w:sz w:val="28"/>
          <w:szCs w:val="28"/>
        </w:rPr>
        <w:t>bronze_claim_header</w:t>
      </w:r>
      <w:proofErr w:type="spellEnd"/>
    </w:p>
    <w:p w:rsidR="00C31DA4" w:rsidP="00DE4F5D" w:rsidRDefault="00AF2662" w14:paraId="610F92FE" w14:textId="77777777">
      <w:pPr>
        <w:pStyle w:val="ListParagraph"/>
        <w:numPr>
          <w:ilvl w:val="0"/>
          <w:numId w:val="43"/>
        </w:numPr>
        <w:rPr>
          <w:rFonts w:asciiTheme="majorHAnsi" w:hAnsiTheme="majorHAnsi"/>
          <w:sz w:val="28"/>
          <w:szCs w:val="28"/>
        </w:rPr>
      </w:pPr>
      <w:proofErr w:type="spellStart"/>
      <w:r w:rsidRPr="00AF2662">
        <w:rPr>
          <w:rFonts w:asciiTheme="majorHAnsi" w:hAnsiTheme="majorHAnsi"/>
          <w:sz w:val="28"/>
          <w:szCs w:val="28"/>
        </w:rPr>
        <w:t>silver_raw_member</w:t>
      </w:r>
      <w:proofErr w:type="spellEnd"/>
    </w:p>
    <w:p w:rsidR="00C31DA4" w:rsidP="00DE4F5D" w:rsidRDefault="00AF2662" w14:paraId="167D2414" w14:textId="77777777">
      <w:pPr>
        <w:pStyle w:val="ListParagraph"/>
        <w:numPr>
          <w:ilvl w:val="0"/>
          <w:numId w:val="43"/>
        </w:numPr>
        <w:rPr>
          <w:rFonts w:asciiTheme="majorHAnsi" w:hAnsiTheme="majorHAnsi"/>
          <w:sz w:val="28"/>
          <w:szCs w:val="28"/>
        </w:rPr>
      </w:pPr>
      <w:proofErr w:type="spellStart"/>
      <w:r w:rsidRPr="00AF2662">
        <w:rPr>
          <w:rFonts w:asciiTheme="majorHAnsi" w:hAnsiTheme="majorHAnsi"/>
          <w:sz w:val="28"/>
          <w:szCs w:val="28"/>
        </w:rPr>
        <w:t>ods_member</w:t>
      </w:r>
      <w:proofErr w:type="spellEnd"/>
    </w:p>
    <w:p w:rsidRPr="00AF2662" w:rsidR="00AF2662" w:rsidP="00DE4F5D" w:rsidRDefault="00AF2662" w14:paraId="673A20A9" w14:textId="300A4EC8">
      <w:pPr>
        <w:pStyle w:val="ListParagraph"/>
        <w:numPr>
          <w:ilvl w:val="0"/>
          <w:numId w:val="43"/>
        </w:numPr>
        <w:rPr>
          <w:rFonts w:asciiTheme="majorHAnsi" w:hAnsiTheme="majorHAnsi"/>
          <w:sz w:val="28"/>
          <w:szCs w:val="28"/>
        </w:rPr>
      </w:pPr>
      <w:proofErr w:type="spellStart"/>
      <w:r w:rsidRPr="00AF2662">
        <w:rPr>
          <w:rFonts w:asciiTheme="majorHAnsi" w:hAnsiTheme="majorHAnsi"/>
          <w:sz w:val="28"/>
          <w:szCs w:val="28"/>
        </w:rPr>
        <w:t>gold_cost_pmpm</w:t>
      </w:r>
      <w:proofErr w:type="spellEnd"/>
    </w:p>
    <w:p w:rsidRPr="001A78D6" w:rsidR="001A78D6" w:rsidP="53EC8EA3" w:rsidRDefault="3CC2CD6A" w14:paraId="59C2D44F" w14:textId="77777777">
      <w:pPr>
        <w:pStyle w:val="Heading2"/>
        <w:rPr>
          <w:b w:val="1"/>
          <w:bCs w:val="1"/>
        </w:rPr>
      </w:pPr>
      <w:bookmarkStart w:name="_Toc1488043455" w:id="400215750"/>
      <w:r w:rsidR="59A785FC">
        <w:rPr/>
        <w:t>9.2 Column Naming</w:t>
      </w:r>
      <w:bookmarkEnd w:id="400215750"/>
    </w:p>
    <w:p w:rsidRPr="001A78D6" w:rsidR="001A78D6" w:rsidP="001A78D6" w:rsidRDefault="001A78D6" w14:paraId="2257B8D0" w14:textId="77777777">
      <w:pPr>
        <w:spacing w:line="278" w:lineRule="auto"/>
        <w:rPr>
          <w:rFonts w:asciiTheme="majorHAnsi" w:hAnsiTheme="majorHAnsi"/>
          <w:sz w:val="28"/>
          <w:szCs w:val="28"/>
        </w:rPr>
      </w:pPr>
      <w:r w:rsidRPr="001A78D6">
        <w:rPr>
          <w:rFonts w:asciiTheme="majorHAnsi" w:hAnsiTheme="majorHAnsi"/>
          <w:sz w:val="28"/>
          <w:szCs w:val="28"/>
        </w:rPr>
        <w:t>Standards:</w:t>
      </w:r>
    </w:p>
    <w:p w:rsidRPr="001A78D6" w:rsidR="001A78D6" w:rsidP="00DE4F5D" w:rsidRDefault="001A78D6" w14:paraId="1A59BC70" w14:textId="77777777">
      <w:pPr>
        <w:pStyle w:val="ListParagraph"/>
        <w:numPr>
          <w:ilvl w:val="0"/>
          <w:numId w:val="41"/>
        </w:numPr>
        <w:rPr>
          <w:rFonts w:asciiTheme="majorHAnsi" w:hAnsiTheme="majorHAnsi"/>
          <w:sz w:val="28"/>
          <w:szCs w:val="28"/>
        </w:rPr>
      </w:pPr>
      <w:proofErr w:type="spellStart"/>
      <w:r w:rsidRPr="001A78D6">
        <w:rPr>
          <w:rFonts w:asciiTheme="majorHAnsi" w:hAnsiTheme="majorHAnsi"/>
          <w:sz w:val="28"/>
          <w:szCs w:val="28"/>
        </w:rPr>
        <w:t>snake_case</w:t>
      </w:r>
      <w:proofErr w:type="spellEnd"/>
    </w:p>
    <w:p w:rsidRPr="001A78D6" w:rsidR="001A78D6" w:rsidP="00DE4F5D" w:rsidRDefault="001A78D6" w14:paraId="7F9EC2FD" w14:textId="77777777">
      <w:pPr>
        <w:pStyle w:val="ListParagraph"/>
        <w:numPr>
          <w:ilvl w:val="0"/>
          <w:numId w:val="41"/>
        </w:numPr>
        <w:rPr>
          <w:rFonts w:asciiTheme="majorHAnsi" w:hAnsiTheme="majorHAnsi"/>
          <w:sz w:val="28"/>
          <w:szCs w:val="28"/>
        </w:rPr>
      </w:pPr>
      <w:r w:rsidRPr="001A78D6">
        <w:rPr>
          <w:rFonts w:asciiTheme="majorHAnsi" w:hAnsiTheme="majorHAnsi"/>
          <w:sz w:val="28"/>
          <w:szCs w:val="28"/>
        </w:rPr>
        <w:t>no spaces</w:t>
      </w:r>
    </w:p>
    <w:p w:rsidRPr="001A78D6" w:rsidR="001A78D6" w:rsidP="00DE4F5D" w:rsidRDefault="001A78D6" w14:paraId="08AB6DDB" w14:textId="77777777">
      <w:pPr>
        <w:pStyle w:val="ListParagraph"/>
        <w:numPr>
          <w:ilvl w:val="0"/>
          <w:numId w:val="41"/>
        </w:numPr>
        <w:rPr>
          <w:rFonts w:asciiTheme="majorHAnsi" w:hAnsiTheme="majorHAnsi"/>
          <w:sz w:val="28"/>
          <w:szCs w:val="28"/>
        </w:rPr>
      </w:pPr>
      <w:r w:rsidRPr="001A78D6">
        <w:rPr>
          <w:rFonts w:asciiTheme="majorHAnsi" w:hAnsiTheme="majorHAnsi"/>
          <w:sz w:val="28"/>
          <w:szCs w:val="28"/>
        </w:rPr>
        <w:t>descriptive suffixes</w:t>
      </w:r>
    </w:p>
    <w:p w:rsidRPr="001A78D6" w:rsidR="001A78D6" w:rsidP="001A78D6" w:rsidRDefault="001A78D6" w14:paraId="33A22D78" w14:textId="77777777">
      <w:pPr>
        <w:spacing w:line="278" w:lineRule="auto"/>
        <w:rPr>
          <w:rFonts w:asciiTheme="majorHAnsi" w:hAnsiTheme="majorHAnsi"/>
          <w:sz w:val="28"/>
          <w:szCs w:val="28"/>
        </w:rPr>
      </w:pPr>
      <w:r w:rsidRPr="001A78D6">
        <w:rPr>
          <w:rFonts w:asciiTheme="majorHAnsi" w:hAnsiTheme="majorHAnsi"/>
          <w:sz w:val="28"/>
          <w:szCs w:val="28"/>
        </w:rPr>
        <w:t>Examples:</w:t>
      </w:r>
    </w:p>
    <w:p w:rsidR="001A78D6" w:rsidP="00DE4F5D" w:rsidRDefault="001A78D6" w14:paraId="5447CD7C" w14:textId="77777777">
      <w:pPr>
        <w:pStyle w:val="ListParagraph"/>
        <w:numPr>
          <w:ilvl w:val="0"/>
          <w:numId w:val="32"/>
        </w:numPr>
        <w:rPr>
          <w:rFonts w:asciiTheme="majorHAnsi" w:hAnsiTheme="majorHAnsi"/>
          <w:sz w:val="28"/>
          <w:szCs w:val="28"/>
        </w:rPr>
      </w:pPr>
      <w:proofErr w:type="spellStart"/>
      <w:r w:rsidRPr="001A78D6">
        <w:rPr>
          <w:rFonts w:asciiTheme="majorHAnsi" w:hAnsiTheme="majorHAnsi"/>
          <w:sz w:val="28"/>
          <w:szCs w:val="28"/>
        </w:rPr>
        <w:t>member_id</w:t>
      </w:r>
      <w:proofErr w:type="spellEnd"/>
    </w:p>
    <w:p w:rsidR="00D76BDA" w:rsidP="00DE4F5D" w:rsidRDefault="001A78D6" w14:paraId="0635DFF2" w14:textId="77777777">
      <w:pPr>
        <w:pStyle w:val="ListParagraph"/>
        <w:numPr>
          <w:ilvl w:val="0"/>
          <w:numId w:val="32"/>
        </w:numPr>
        <w:rPr>
          <w:rFonts w:asciiTheme="majorHAnsi" w:hAnsiTheme="majorHAnsi"/>
          <w:sz w:val="28"/>
          <w:szCs w:val="28"/>
        </w:rPr>
      </w:pPr>
      <w:proofErr w:type="spellStart"/>
      <w:r w:rsidRPr="001A78D6">
        <w:rPr>
          <w:rFonts w:asciiTheme="majorHAnsi" w:hAnsiTheme="majorHAnsi"/>
          <w:sz w:val="28"/>
          <w:szCs w:val="28"/>
        </w:rPr>
        <w:t>provider_key</w:t>
      </w:r>
      <w:proofErr w:type="spellEnd"/>
    </w:p>
    <w:p w:rsidR="00D76BDA" w:rsidP="00DE4F5D" w:rsidRDefault="001A78D6" w14:paraId="0B966482" w14:textId="77777777">
      <w:pPr>
        <w:pStyle w:val="ListParagraph"/>
        <w:numPr>
          <w:ilvl w:val="0"/>
          <w:numId w:val="32"/>
        </w:numPr>
        <w:rPr>
          <w:rFonts w:asciiTheme="majorHAnsi" w:hAnsiTheme="majorHAnsi"/>
          <w:sz w:val="28"/>
          <w:szCs w:val="28"/>
        </w:rPr>
      </w:pPr>
      <w:proofErr w:type="spellStart"/>
      <w:r w:rsidRPr="001A78D6">
        <w:rPr>
          <w:rFonts w:asciiTheme="majorHAnsi" w:hAnsiTheme="majorHAnsi"/>
          <w:sz w:val="28"/>
          <w:szCs w:val="28"/>
        </w:rPr>
        <w:t>claim_amount</w:t>
      </w:r>
      <w:proofErr w:type="spellEnd"/>
    </w:p>
    <w:p w:rsidRPr="001A78D6" w:rsidR="001A78D6" w:rsidP="00DE4F5D" w:rsidRDefault="001A78D6" w14:paraId="6FB7364C" w14:textId="44B5C013">
      <w:pPr>
        <w:pStyle w:val="ListParagraph"/>
        <w:numPr>
          <w:ilvl w:val="0"/>
          <w:numId w:val="32"/>
        </w:numPr>
        <w:rPr>
          <w:rFonts w:asciiTheme="majorHAnsi" w:hAnsiTheme="majorHAnsi"/>
          <w:sz w:val="28"/>
          <w:szCs w:val="28"/>
        </w:rPr>
      </w:pPr>
      <w:proofErr w:type="spellStart"/>
      <w:r w:rsidRPr="001A78D6">
        <w:rPr>
          <w:rFonts w:asciiTheme="majorHAnsi" w:hAnsiTheme="majorHAnsi"/>
          <w:sz w:val="28"/>
          <w:szCs w:val="28"/>
        </w:rPr>
        <w:t>service_date</w:t>
      </w:r>
      <w:proofErr w:type="spellEnd"/>
    </w:p>
    <w:p w:rsidR="001A78D6" w:rsidP="53EC8EA3" w:rsidRDefault="7E8F0173" w14:paraId="53F9F436" w14:textId="6774AFC5">
      <w:pPr>
        <w:pStyle w:val="Heading2"/>
        <w:rPr>
          <w:b w:val="1"/>
          <w:bCs w:val="1"/>
        </w:rPr>
      </w:pPr>
      <w:bookmarkStart w:name="_Toc1180796434" w:id="1963346581"/>
      <w:r w:rsidR="3FC82625">
        <w:rPr/>
        <w:t>9.3 Audit Columns</w:t>
      </w:r>
      <w:bookmarkEnd w:id="1963346581"/>
    </w:p>
    <w:p w:rsidRPr="002D74EF" w:rsidR="002D74EF" w:rsidP="002D74EF" w:rsidRDefault="002D74EF" w14:paraId="598EBE27" w14:textId="77777777">
      <w:pPr>
        <w:spacing w:line="278" w:lineRule="auto"/>
        <w:rPr>
          <w:rFonts w:asciiTheme="majorHAnsi" w:hAnsiTheme="majorHAnsi"/>
          <w:sz w:val="28"/>
          <w:szCs w:val="28"/>
        </w:rPr>
      </w:pPr>
      <w:r w:rsidRPr="002D74EF">
        <w:rPr>
          <w:rFonts w:asciiTheme="majorHAnsi" w:hAnsiTheme="majorHAnsi"/>
          <w:sz w:val="28"/>
          <w:szCs w:val="28"/>
        </w:rPr>
        <w:t>All tables should include:</w:t>
      </w:r>
    </w:p>
    <w:p w:rsidR="002D74EF" w:rsidP="00DE4F5D" w:rsidRDefault="002D74EF" w14:paraId="3D333B64" w14:textId="77777777">
      <w:pPr>
        <w:pStyle w:val="ListParagraph"/>
        <w:numPr>
          <w:ilvl w:val="0"/>
          <w:numId w:val="46"/>
        </w:numPr>
        <w:rPr>
          <w:rFonts w:asciiTheme="majorHAnsi" w:hAnsiTheme="majorHAnsi"/>
          <w:sz w:val="28"/>
          <w:szCs w:val="28"/>
        </w:rPr>
      </w:pPr>
      <w:proofErr w:type="spellStart"/>
      <w:r w:rsidRPr="002D74EF">
        <w:rPr>
          <w:rFonts w:asciiTheme="majorHAnsi" w:hAnsiTheme="majorHAnsi"/>
          <w:sz w:val="28"/>
          <w:szCs w:val="28"/>
        </w:rPr>
        <w:t>source_system</w:t>
      </w:r>
      <w:proofErr w:type="spellEnd"/>
    </w:p>
    <w:p w:rsidR="002D74EF" w:rsidP="00DE4F5D" w:rsidRDefault="002D74EF" w14:paraId="2DD4651B" w14:textId="77777777">
      <w:pPr>
        <w:pStyle w:val="ListParagraph"/>
        <w:numPr>
          <w:ilvl w:val="0"/>
          <w:numId w:val="46"/>
        </w:numPr>
        <w:rPr>
          <w:rFonts w:asciiTheme="majorHAnsi" w:hAnsiTheme="majorHAnsi"/>
          <w:sz w:val="28"/>
          <w:szCs w:val="28"/>
        </w:rPr>
      </w:pPr>
      <w:proofErr w:type="spellStart"/>
      <w:r w:rsidRPr="002D74EF">
        <w:rPr>
          <w:rFonts w:asciiTheme="majorHAnsi" w:hAnsiTheme="majorHAnsi"/>
          <w:sz w:val="28"/>
          <w:szCs w:val="28"/>
        </w:rPr>
        <w:t>ingestion_ts</w:t>
      </w:r>
      <w:proofErr w:type="spellEnd"/>
    </w:p>
    <w:p w:rsidR="002D74EF" w:rsidP="00DE4F5D" w:rsidRDefault="002D74EF" w14:paraId="0871A466" w14:textId="77777777">
      <w:pPr>
        <w:pStyle w:val="ListParagraph"/>
        <w:numPr>
          <w:ilvl w:val="0"/>
          <w:numId w:val="46"/>
        </w:numPr>
        <w:rPr>
          <w:rFonts w:asciiTheme="majorHAnsi" w:hAnsiTheme="majorHAnsi"/>
          <w:sz w:val="28"/>
          <w:szCs w:val="28"/>
        </w:rPr>
      </w:pPr>
      <w:proofErr w:type="spellStart"/>
      <w:r w:rsidRPr="002D74EF">
        <w:rPr>
          <w:rFonts w:asciiTheme="majorHAnsi" w:hAnsiTheme="majorHAnsi"/>
          <w:sz w:val="28"/>
          <w:szCs w:val="28"/>
        </w:rPr>
        <w:t>batch_id</w:t>
      </w:r>
      <w:proofErr w:type="spellEnd"/>
    </w:p>
    <w:p w:rsidR="002D74EF" w:rsidP="00DE4F5D" w:rsidRDefault="002D74EF" w14:paraId="54BA608B" w14:textId="77777777">
      <w:pPr>
        <w:pStyle w:val="ListParagraph"/>
        <w:numPr>
          <w:ilvl w:val="0"/>
          <w:numId w:val="46"/>
        </w:numPr>
        <w:rPr>
          <w:rFonts w:asciiTheme="majorHAnsi" w:hAnsiTheme="majorHAnsi"/>
          <w:sz w:val="28"/>
          <w:szCs w:val="28"/>
        </w:rPr>
      </w:pPr>
      <w:proofErr w:type="spellStart"/>
      <w:r w:rsidRPr="002D74EF">
        <w:rPr>
          <w:rFonts w:asciiTheme="majorHAnsi" w:hAnsiTheme="majorHAnsi"/>
          <w:sz w:val="28"/>
          <w:szCs w:val="28"/>
        </w:rPr>
        <w:t>record_hash</w:t>
      </w:r>
      <w:proofErr w:type="spellEnd"/>
    </w:p>
    <w:p w:rsidR="002D74EF" w:rsidP="00DE4F5D" w:rsidRDefault="002D74EF" w14:paraId="17E3FF97" w14:textId="77777777">
      <w:pPr>
        <w:pStyle w:val="ListParagraph"/>
        <w:numPr>
          <w:ilvl w:val="0"/>
          <w:numId w:val="46"/>
        </w:numPr>
        <w:rPr>
          <w:rFonts w:asciiTheme="majorHAnsi" w:hAnsiTheme="majorHAnsi"/>
          <w:sz w:val="28"/>
          <w:szCs w:val="28"/>
        </w:rPr>
      </w:pPr>
      <w:proofErr w:type="spellStart"/>
      <w:r w:rsidRPr="002D74EF">
        <w:rPr>
          <w:rFonts w:asciiTheme="majorHAnsi" w:hAnsiTheme="majorHAnsi"/>
          <w:sz w:val="28"/>
          <w:szCs w:val="28"/>
        </w:rPr>
        <w:t>created_ts</w:t>
      </w:r>
      <w:proofErr w:type="spellEnd"/>
    </w:p>
    <w:p w:rsidRPr="002D74EF" w:rsidR="002D74EF" w:rsidP="00DE4F5D" w:rsidRDefault="002D74EF" w14:paraId="5421B1A3" w14:textId="35DDC53A">
      <w:pPr>
        <w:pStyle w:val="ListParagraph"/>
        <w:numPr>
          <w:ilvl w:val="0"/>
          <w:numId w:val="46"/>
        </w:numPr>
        <w:rPr>
          <w:rFonts w:asciiTheme="majorHAnsi" w:hAnsiTheme="majorHAnsi"/>
          <w:sz w:val="28"/>
          <w:szCs w:val="28"/>
        </w:rPr>
      </w:pPr>
      <w:proofErr w:type="spellStart"/>
      <w:r w:rsidRPr="002D74EF">
        <w:rPr>
          <w:rFonts w:asciiTheme="majorHAnsi" w:hAnsiTheme="majorHAnsi"/>
          <w:sz w:val="28"/>
          <w:szCs w:val="28"/>
        </w:rPr>
        <w:t>updated_ts</w:t>
      </w:r>
      <w:proofErr w:type="spellEnd"/>
    </w:p>
    <w:p w:rsidR="00A23A92" w:rsidP="001A10C7" w:rsidRDefault="00A23A92" w14:paraId="1C40E4C8" w14:textId="77777777">
      <w:pPr>
        <w:rPr>
          <w:rFonts w:asciiTheme="majorHAnsi" w:hAnsiTheme="majorHAnsi"/>
          <w:b/>
          <w:bCs/>
          <w:sz w:val="32"/>
          <w:szCs w:val="32"/>
        </w:rPr>
      </w:pPr>
    </w:p>
    <w:p w:rsidRPr="009F462D" w:rsidR="009F462D" w:rsidP="513FE1D5" w:rsidRDefault="46BB21B7" w14:paraId="510AF4E2" w14:textId="77777777">
      <w:pPr>
        <w:pStyle w:val="Heading1"/>
        <w:rPr>
          <w:b w:val="1"/>
          <w:bCs w:val="1"/>
          <w:sz w:val="40"/>
          <w:szCs w:val="40"/>
        </w:rPr>
      </w:pPr>
      <w:bookmarkStart w:name="_Toc351686332" w:id="521847807"/>
      <w:r w:rsidR="2EECE073">
        <w:rPr/>
        <w:t>10. File Integration Standards</w:t>
      </w:r>
      <w:bookmarkEnd w:id="521847807"/>
    </w:p>
    <w:p w:rsidRPr="009F462D" w:rsidR="009F462D" w:rsidP="009F462D" w:rsidRDefault="009F462D" w14:paraId="2C615B3B" w14:textId="77777777">
      <w:pPr>
        <w:spacing w:line="278" w:lineRule="auto"/>
        <w:rPr>
          <w:rFonts w:asciiTheme="majorHAnsi" w:hAnsiTheme="majorHAnsi"/>
          <w:sz w:val="28"/>
          <w:szCs w:val="28"/>
        </w:rPr>
      </w:pPr>
      <w:r w:rsidRPr="009F462D">
        <w:rPr>
          <w:rFonts w:asciiTheme="majorHAnsi" w:hAnsiTheme="majorHAnsi"/>
          <w:sz w:val="28"/>
          <w:szCs w:val="28"/>
        </w:rPr>
        <w:t>Inbound file integrations must follow:</w:t>
      </w:r>
    </w:p>
    <w:p w:rsidRPr="009F462D" w:rsidR="009F462D" w:rsidP="009F462D" w:rsidRDefault="009F462D" w14:paraId="2DF5AF6A" w14:textId="77777777">
      <w:pPr>
        <w:spacing w:line="278" w:lineRule="auto"/>
        <w:rPr>
          <w:rFonts w:asciiTheme="majorHAnsi" w:hAnsiTheme="majorHAnsi"/>
          <w:sz w:val="28"/>
          <w:szCs w:val="28"/>
        </w:rPr>
      </w:pPr>
      <w:r w:rsidRPr="009F462D">
        <w:rPr>
          <w:rFonts w:asciiTheme="majorHAnsi" w:hAnsiTheme="majorHAnsi"/>
          <w:sz w:val="28"/>
          <w:szCs w:val="28"/>
        </w:rPr>
        <w:t>File naming format:</w:t>
      </w:r>
    </w:p>
    <w:p w:rsidR="009F462D" w:rsidP="009F462D" w:rsidRDefault="009F462D" w14:paraId="45574C33" w14:textId="77777777">
      <w:pPr>
        <w:spacing w:line="278" w:lineRule="auto"/>
        <w:ind w:firstLine="720"/>
        <w:rPr>
          <w:rFonts w:asciiTheme="majorHAnsi" w:hAnsiTheme="majorHAnsi"/>
          <w:sz w:val="28"/>
          <w:szCs w:val="28"/>
        </w:rPr>
      </w:pPr>
      <w:r w:rsidRPr="009F462D">
        <w:rPr>
          <w:rFonts w:asciiTheme="majorHAnsi" w:hAnsiTheme="majorHAnsi"/>
          <w:sz w:val="28"/>
          <w:szCs w:val="28"/>
        </w:rPr>
        <w:t>&lt;source&gt;_&lt;entity&gt;_&lt;timestamp&gt;.csv</w:t>
      </w:r>
    </w:p>
    <w:p w:rsidRPr="009F462D" w:rsidR="007F5AA4" w:rsidP="007F5AA4" w:rsidRDefault="007F5AA4" w14:paraId="3300DDEA" w14:textId="4A52BEB6">
      <w:pPr>
        <w:spacing w:line="278" w:lineRule="auto"/>
        <w:ind w:firstLine="720"/>
        <w:rPr>
          <w:rFonts w:asciiTheme="majorHAnsi" w:hAnsiTheme="majorHAnsi"/>
          <w:sz w:val="28"/>
          <w:szCs w:val="28"/>
        </w:rPr>
      </w:pPr>
      <w:r w:rsidRPr="009F462D">
        <w:rPr>
          <w:rFonts w:asciiTheme="majorHAnsi" w:hAnsiTheme="majorHAnsi"/>
          <w:sz w:val="28"/>
          <w:szCs w:val="28"/>
        </w:rPr>
        <w:t>&lt;source&gt;_&lt;entity&gt;_&lt;</w:t>
      </w:r>
      <w:r>
        <w:rPr>
          <w:rFonts w:asciiTheme="majorHAnsi" w:hAnsiTheme="majorHAnsi"/>
          <w:sz w:val="28"/>
          <w:szCs w:val="28"/>
        </w:rPr>
        <w:t>date</w:t>
      </w:r>
      <w:r w:rsidRPr="009F462D">
        <w:rPr>
          <w:rFonts w:asciiTheme="majorHAnsi" w:hAnsiTheme="majorHAnsi"/>
          <w:sz w:val="28"/>
          <w:szCs w:val="28"/>
        </w:rPr>
        <w:t>&gt;.csv</w:t>
      </w:r>
    </w:p>
    <w:p w:rsidRPr="009F462D" w:rsidR="009F462D" w:rsidP="009F462D" w:rsidRDefault="009F462D" w14:paraId="41132070" w14:textId="77777777">
      <w:pPr>
        <w:spacing w:line="278" w:lineRule="auto"/>
        <w:rPr>
          <w:rFonts w:asciiTheme="majorHAnsi" w:hAnsiTheme="majorHAnsi"/>
          <w:sz w:val="28"/>
          <w:szCs w:val="28"/>
        </w:rPr>
      </w:pPr>
      <w:r w:rsidRPr="009F462D">
        <w:rPr>
          <w:rFonts w:asciiTheme="majorHAnsi" w:hAnsiTheme="majorHAnsi"/>
          <w:sz w:val="28"/>
          <w:szCs w:val="28"/>
        </w:rPr>
        <w:t>Example:</w:t>
      </w:r>
    </w:p>
    <w:p w:rsidRPr="00332DF2" w:rsidR="009F462D" w:rsidP="00332DF2" w:rsidRDefault="009F462D" w14:paraId="15D02F59" w14:textId="77777777">
      <w:pPr>
        <w:ind w:left="720"/>
        <w:rPr>
          <w:rFonts w:asciiTheme="majorHAnsi" w:hAnsiTheme="majorHAnsi"/>
          <w:sz w:val="28"/>
          <w:szCs w:val="28"/>
        </w:rPr>
      </w:pPr>
      <w:r w:rsidRPr="00332DF2">
        <w:rPr>
          <w:rFonts w:asciiTheme="majorHAnsi" w:hAnsiTheme="majorHAnsi"/>
          <w:sz w:val="28"/>
          <w:szCs w:val="28"/>
        </w:rPr>
        <w:t>claims_header_20260307T080000.csv</w:t>
      </w:r>
    </w:p>
    <w:p w:rsidRPr="009F462D" w:rsidR="009F462D" w:rsidP="009F462D" w:rsidRDefault="009F462D" w14:paraId="6EB527D2" w14:textId="77777777">
      <w:pPr>
        <w:spacing w:line="278" w:lineRule="auto"/>
        <w:rPr>
          <w:rFonts w:asciiTheme="majorHAnsi" w:hAnsiTheme="majorHAnsi"/>
          <w:sz w:val="28"/>
          <w:szCs w:val="28"/>
        </w:rPr>
      </w:pPr>
      <w:r w:rsidRPr="009F462D">
        <w:rPr>
          <w:rFonts w:asciiTheme="majorHAnsi" w:hAnsiTheme="majorHAnsi"/>
          <w:sz w:val="28"/>
          <w:szCs w:val="28"/>
        </w:rPr>
        <w:t>Landing folder structure:</w:t>
      </w:r>
    </w:p>
    <w:p w:rsidRPr="009F462D" w:rsidR="009F462D" w:rsidP="009F462D" w:rsidRDefault="009F462D" w14:paraId="36C58FDC" w14:textId="77777777">
      <w:pPr>
        <w:spacing w:line="278" w:lineRule="auto"/>
        <w:ind w:firstLine="720"/>
        <w:rPr>
          <w:rFonts w:asciiTheme="majorHAnsi" w:hAnsiTheme="majorHAnsi"/>
          <w:sz w:val="28"/>
          <w:szCs w:val="28"/>
        </w:rPr>
      </w:pPr>
      <w:r w:rsidRPr="009F462D">
        <w:rPr>
          <w:rFonts w:asciiTheme="majorHAnsi" w:hAnsiTheme="majorHAnsi"/>
          <w:sz w:val="28"/>
          <w:szCs w:val="28"/>
        </w:rPr>
        <w:t>/landing/&lt;source&gt;/&lt;entity&gt;/&lt;date&gt;</w:t>
      </w:r>
    </w:p>
    <w:p w:rsidRPr="009F462D" w:rsidR="009F462D" w:rsidP="009F462D" w:rsidRDefault="009F462D" w14:paraId="542CCC67" w14:textId="77777777">
      <w:pPr>
        <w:spacing w:line="278" w:lineRule="auto"/>
        <w:rPr>
          <w:rFonts w:asciiTheme="majorHAnsi" w:hAnsiTheme="majorHAnsi"/>
          <w:sz w:val="28"/>
          <w:szCs w:val="28"/>
        </w:rPr>
      </w:pPr>
      <w:r w:rsidRPr="009F462D">
        <w:rPr>
          <w:rFonts w:asciiTheme="majorHAnsi" w:hAnsiTheme="majorHAnsi"/>
          <w:sz w:val="28"/>
          <w:szCs w:val="28"/>
        </w:rPr>
        <w:t>Processing folders:</w:t>
      </w:r>
    </w:p>
    <w:p w:rsidR="009F462D" w:rsidP="009F462D" w:rsidRDefault="009F462D" w14:paraId="55AA7152" w14:textId="77777777">
      <w:pPr>
        <w:spacing w:line="278" w:lineRule="auto"/>
        <w:ind w:left="720"/>
        <w:rPr>
          <w:rFonts w:asciiTheme="majorHAnsi" w:hAnsiTheme="majorHAnsi"/>
          <w:sz w:val="28"/>
          <w:szCs w:val="28"/>
        </w:rPr>
      </w:pPr>
      <w:r w:rsidRPr="009F462D">
        <w:rPr>
          <w:rFonts w:asciiTheme="majorHAnsi" w:hAnsiTheme="majorHAnsi"/>
          <w:sz w:val="28"/>
          <w:szCs w:val="28"/>
        </w:rPr>
        <w:t>/</w:t>
      </w:r>
      <w:proofErr w:type="gramStart"/>
      <w:r w:rsidRPr="009F462D">
        <w:rPr>
          <w:rFonts w:asciiTheme="majorHAnsi" w:hAnsiTheme="majorHAnsi"/>
          <w:sz w:val="28"/>
          <w:szCs w:val="28"/>
        </w:rPr>
        <w:t>processed</w:t>
      </w:r>
      <w:proofErr w:type="gramEnd"/>
      <w:r w:rsidRPr="009F462D">
        <w:rPr>
          <w:rFonts w:asciiTheme="majorHAnsi" w:hAnsiTheme="majorHAnsi"/>
          <w:sz w:val="28"/>
          <w:szCs w:val="28"/>
        </w:rPr>
        <w:br/>
      </w:r>
      <w:r w:rsidRPr="009F462D">
        <w:rPr>
          <w:rFonts w:asciiTheme="majorHAnsi" w:hAnsiTheme="majorHAnsi"/>
          <w:sz w:val="28"/>
          <w:szCs w:val="28"/>
        </w:rPr>
        <w:t>/rejected</w:t>
      </w:r>
      <w:r w:rsidRPr="009F462D">
        <w:rPr>
          <w:rFonts w:asciiTheme="majorHAnsi" w:hAnsiTheme="majorHAnsi"/>
          <w:sz w:val="28"/>
          <w:szCs w:val="28"/>
        </w:rPr>
        <w:br/>
      </w:r>
      <w:r w:rsidRPr="009F462D">
        <w:rPr>
          <w:rFonts w:asciiTheme="majorHAnsi" w:hAnsiTheme="majorHAnsi"/>
          <w:sz w:val="28"/>
          <w:szCs w:val="28"/>
        </w:rPr>
        <w:t>/archive</w:t>
      </w:r>
    </w:p>
    <w:p w:rsidR="00460DA9" w:rsidP="00501F1E" w:rsidRDefault="00501F1E" w14:paraId="0C48922C" w14:textId="67788F03">
      <w:pPr>
        <w:spacing w:line="278" w:lineRule="auto"/>
        <w:rPr>
          <w:rFonts w:asciiTheme="majorHAnsi" w:hAnsiTheme="majorHAnsi"/>
          <w:sz w:val="28"/>
          <w:szCs w:val="28"/>
        </w:rPr>
      </w:pPr>
      <w:r>
        <w:rPr>
          <w:rFonts w:asciiTheme="majorHAnsi" w:hAnsiTheme="majorHAnsi"/>
          <w:sz w:val="28"/>
          <w:szCs w:val="28"/>
        </w:rPr>
        <w:t>&lt;&lt;TBU&gt;&gt;</w:t>
      </w:r>
    </w:p>
    <w:p w:rsidRPr="009F462D" w:rsidR="00501F1E" w:rsidP="00501F1E" w:rsidRDefault="00501F1E" w14:paraId="5B1D8163" w14:textId="149506C2">
      <w:pPr>
        <w:spacing w:line="278" w:lineRule="auto"/>
        <w:rPr>
          <w:rFonts w:asciiTheme="majorHAnsi" w:hAnsiTheme="majorHAnsi"/>
          <w:sz w:val="28"/>
          <w:szCs w:val="28"/>
        </w:rPr>
      </w:pPr>
      <w:r>
        <w:rPr>
          <w:rFonts w:asciiTheme="majorHAnsi" w:hAnsiTheme="majorHAnsi"/>
          <w:sz w:val="28"/>
          <w:szCs w:val="28"/>
        </w:rPr>
        <w:t xml:space="preserve">  How to handle file </w:t>
      </w:r>
      <w:r w:rsidR="00793602">
        <w:rPr>
          <w:rFonts w:asciiTheme="majorHAnsi" w:hAnsiTheme="majorHAnsi"/>
          <w:sz w:val="28"/>
          <w:szCs w:val="28"/>
        </w:rPr>
        <w:t>not arriving</w:t>
      </w:r>
    </w:p>
    <w:p w:rsidRPr="00554B2B" w:rsidR="00554B2B" w:rsidP="1452E981" w:rsidRDefault="0235FD4F" w14:paraId="272234CD" w14:textId="77777777">
      <w:pPr>
        <w:pStyle w:val="Heading1"/>
        <w:rPr>
          <w:b w:val="1"/>
          <w:bCs w:val="1"/>
          <w:sz w:val="40"/>
          <w:szCs w:val="40"/>
        </w:rPr>
      </w:pPr>
      <w:bookmarkStart w:name="_Toc923835478" w:id="949468095"/>
      <w:r w:rsidR="09C600BD">
        <w:rPr/>
        <w:t>11. Error Handling</w:t>
      </w:r>
      <w:bookmarkEnd w:id="949468095"/>
    </w:p>
    <w:p w:rsidRPr="00554B2B" w:rsidR="00554B2B" w:rsidP="00554B2B" w:rsidRDefault="00554B2B" w14:paraId="665053B1" w14:textId="77777777">
      <w:pPr>
        <w:spacing w:line="278" w:lineRule="auto"/>
        <w:rPr>
          <w:rFonts w:asciiTheme="majorHAnsi" w:hAnsiTheme="majorHAnsi"/>
          <w:sz w:val="28"/>
          <w:szCs w:val="28"/>
        </w:rPr>
      </w:pPr>
      <w:r w:rsidRPr="00554B2B">
        <w:rPr>
          <w:rFonts w:asciiTheme="majorHAnsi" w:hAnsiTheme="majorHAnsi"/>
          <w:sz w:val="28"/>
          <w:szCs w:val="28"/>
        </w:rPr>
        <w:t>Error categories include:</w:t>
      </w:r>
    </w:p>
    <w:tbl>
      <w:tblPr>
        <w:tblStyle w:val="TableGrid"/>
        <w:tblW w:w="0" w:type="auto"/>
        <w:tblInd w:w="607" w:type="dxa"/>
        <w:tblLook w:val="04A0" w:firstRow="1" w:lastRow="0" w:firstColumn="1" w:lastColumn="0" w:noHBand="0" w:noVBand="1"/>
      </w:tblPr>
      <w:tblGrid>
        <w:gridCol w:w="2149"/>
        <w:gridCol w:w="3466"/>
      </w:tblGrid>
      <w:tr w:rsidRPr="00554B2B" w:rsidR="009918FE" w:rsidTr="0017611E" w14:paraId="02654D7D" w14:textId="77777777">
        <w:tc>
          <w:tcPr>
            <w:tcW w:w="0" w:type="auto"/>
            <w:hideMark/>
          </w:tcPr>
          <w:p w:rsidRPr="00554B2B" w:rsidR="00554B2B" w:rsidP="0017611E" w:rsidRDefault="00554B2B" w14:paraId="32A7A87C" w14:textId="77777777">
            <w:pPr>
              <w:spacing w:after="160" w:line="278" w:lineRule="auto"/>
              <w:jc w:val="center"/>
              <w:rPr>
                <w:rFonts w:asciiTheme="majorHAnsi" w:hAnsiTheme="majorHAnsi"/>
                <w:sz w:val="28"/>
                <w:szCs w:val="28"/>
              </w:rPr>
            </w:pPr>
            <w:r w:rsidRPr="00554B2B">
              <w:rPr>
                <w:rFonts w:asciiTheme="majorHAnsi" w:hAnsiTheme="majorHAnsi"/>
                <w:sz w:val="28"/>
                <w:szCs w:val="28"/>
              </w:rPr>
              <w:t>Error Type</w:t>
            </w:r>
          </w:p>
        </w:tc>
        <w:tc>
          <w:tcPr>
            <w:tcW w:w="0" w:type="auto"/>
            <w:hideMark/>
          </w:tcPr>
          <w:p w:rsidRPr="00554B2B" w:rsidR="00554B2B" w:rsidP="0017611E" w:rsidRDefault="00554B2B" w14:paraId="64F76833" w14:textId="77777777">
            <w:pPr>
              <w:spacing w:after="160" w:line="278" w:lineRule="auto"/>
              <w:jc w:val="center"/>
              <w:rPr>
                <w:rFonts w:asciiTheme="majorHAnsi" w:hAnsiTheme="majorHAnsi"/>
                <w:sz w:val="28"/>
                <w:szCs w:val="28"/>
              </w:rPr>
            </w:pPr>
            <w:r w:rsidRPr="00554B2B">
              <w:rPr>
                <w:rFonts w:asciiTheme="majorHAnsi" w:hAnsiTheme="majorHAnsi"/>
                <w:sz w:val="28"/>
                <w:szCs w:val="28"/>
              </w:rPr>
              <w:t>Example</w:t>
            </w:r>
          </w:p>
        </w:tc>
      </w:tr>
      <w:tr w:rsidRPr="00554B2B" w:rsidR="009918FE" w:rsidTr="0017611E" w14:paraId="21ECE5B2" w14:textId="77777777">
        <w:tc>
          <w:tcPr>
            <w:tcW w:w="0" w:type="auto"/>
            <w:hideMark/>
          </w:tcPr>
          <w:p w:rsidRPr="00554B2B" w:rsidR="00554B2B" w:rsidP="00554B2B" w:rsidRDefault="00554B2B" w14:paraId="035A698A" w14:textId="77777777">
            <w:pPr>
              <w:spacing w:after="160" w:line="278" w:lineRule="auto"/>
              <w:rPr>
                <w:rFonts w:asciiTheme="majorHAnsi" w:hAnsiTheme="majorHAnsi"/>
                <w:sz w:val="28"/>
                <w:szCs w:val="28"/>
              </w:rPr>
            </w:pPr>
            <w:r w:rsidRPr="00554B2B">
              <w:rPr>
                <w:rFonts w:asciiTheme="majorHAnsi" w:hAnsiTheme="majorHAnsi"/>
                <w:sz w:val="28"/>
                <w:szCs w:val="28"/>
              </w:rPr>
              <w:t>File errors</w:t>
            </w:r>
          </w:p>
        </w:tc>
        <w:tc>
          <w:tcPr>
            <w:tcW w:w="0" w:type="auto"/>
            <w:hideMark/>
          </w:tcPr>
          <w:p w:rsidRPr="00554B2B" w:rsidR="00554B2B" w:rsidP="00554B2B" w:rsidRDefault="00554B2B" w14:paraId="3E8F7E4B" w14:textId="77777777">
            <w:pPr>
              <w:spacing w:after="160" w:line="278" w:lineRule="auto"/>
              <w:rPr>
                <w:rFonts w:asciiTheme="majorHAnsi" w:hAnsiTheme="majorHAnsi"/>
                <w:sz w:val="28"/>
                <w:szCs w:val="28"/>
              </w:rPr>
            </w:pPr>
            <w:r w:rsidRPr="00554B2B">
              <w:rPr>
                <w:rFonts w:asciiTheme="majorHAnsi" w:hAnsiTheme="majorHAnsi"/>
                <w:sz w:val="28"/>
                <w:szCs w:val="28"/>
              </w:rPr>
              <w:t>missing or corrupted files</w:t>
            </w:r>
          </w:p>
        </w:tc>
      </w:tr>
      <w:tr w:rsidRPr="00554B2B" w:rsidR="009918FE" w:rsidTr="0017611E" w14:paraId="4F2CD29D" w14:textId="77777777">
        <w:tc>
          <w:tcPr>
            <w:tcW w:w="0" w:type="auto"/>
            <w:hideMark/>
          </w:tcPr>
          <w:p w:rsidRPr="00554B2B" w:rsidR="00554B2B" w:rsidP="00554B2B" w:rsidRDefault="00554B2B" w14:paraId="18349BC8" w14:textId="77777777">
            <w:pPr>
              <w:spacing w:after="160" w:line="278" w:lineRule="auto"/>
              <w:rPr>
                <w:rFonts w:asciiTheme="majorHAnsi" w:hAnsiTheme="majorHAnsi"/>
                <w:sz w:val="28"/>
                <w:szCs w:val="28"/>
              </w:rPr>
            </w:pPr>
            <w:r w:rsidRPr="00554B2B">
              <w:rPr>
                <w:rFonts w:asciiTheme="majorHAnsi" w:hAnsiTheme="majorHAnsi"/>
                <w:sz w:val="28"/>
                <w:szCs w:val="28"/>
              </w:rPr>
              <w:t>Schema errors</w:t>
            </w:r>
          </w:p>
        </w:tc>
        <w:tc>
          <w:tcPr>
            <w:tcW w:w="0" w:type="auto"/>
            <w:hideMark/>
          </w:tcPr>
          <w:p w:rsidRPr="00554B2B" w:rsidR="00554B2B" w:rsidP="00554B2B" w:rsidRDefault="00554B2B" w14:paraId="35491163" w14:textId="77777777">
            <w:pPr>
              <w:spacing w:after="160" w:line="278" w:lineRule="auto"/>
              <w:rPr>
                <w:rFonts w:asciiTheme="majorHAnsi" w:hAnsiTheme="majorHAnsi"/>
                <w:sz w:val="28"/>
                <w:szCs w:val="28"/>
              </w:rPr>
            </w:pPr>
            <w:r w:rsidRPr="00554B2B">
              <w:rPr>
                <w:rFonts w:asciiTheme="majorHAnsi" w:hAnsiTheme="majorHAnsi"/>
                <w:sz w:val="28"/>
                <w:szCs w:val="28"/>
              </w:rPr>
              <w:t>unexpected column changes</w:t>
            </w:r>
          </w:p>
        </w:tc>
      </w:tr>
      <w:tr w:rsidRPr="00554B2B" w:rsidR="009918FE" w:rsidTr="0017611E" w14:paraId="53CDE00C" w14:textId="77777777">
        <w:tc>
          <w:tcPr>
            <w:tcW w:w="0" w:type="auto"/>
            <w:hideMark/>
          </w:tcPr>
          <w:p w:rsidRPr="00554B2B" w:rsidR="00554B2B" w:rsidP="00554B2B" w:rsidRDefault="00554B2B" w14:paraId="0598AE1A" w14:textId="77777777">
            <w:pPr>
              <w:spacing w:after="160" w:line="278" w:lineRule="auto"/>
              <w:rPr>
                <w:rFonts w:asciiTheme="majorHAnsi" w:hAnsiTheme="majorHAnsi"/>
                <w:sz w:val="28"/>
                <w:szCs w:val="28"/>
              </w:rPr>
            </w:pPr>
            <w:r w:rsidRPr="00554B2B">
              <w:rPr>
                <w:rFonts w:asciiTheme="majorHAnsi" w:hAnsiTheme="majorHAnsi"/>
                <w:sz w:val="28"/>
                <w:szCs w:val="28"/>
              </w:rPr>
              <w:t>Data errors</w:t>
            </w:r>
          </w:p>
        </w:tc>
        <w:tc>
          <w:tcPr>
            <w:tcW w:w="0" w:type="auto"/>
            <w:hideMark/>
          </w:tcPr>
          <w:p w:rsidRPr="00554B2B" w:rsidR="00554B2B" w:rsidP="00554B2B" w:rsidRDefault="00554B2B" w14:paraId="4D5BBF7C" w14:textId="77777777">
            <w:pPr>
              <w:spacing w:after="160" w:line="278" w:lineRule="auto"/>
              <w:rPr>
                <w:rFonts w:asciiTheme="majorHAnsi" w:hAnsiTheme="majorHAnsi"/>
                <w:sz w:val="28"/>
                <w:szCs w:val="28"/>
              </w:rPr>
            </w:pPr>
            <w:r w:rsidRPr="00554B2B">
              <w:rPr>
                <w:rFonts w:asciiTheme="majorHAnsi" w:hAnsiTheme="majorHAnsi"/>
                <w:sz w:val="28"/>
                <w:szCs w:val="28"/>
              </w:rPr>
              <w:t>invalid values</w:t>
            </w:r>
          </w:p>
        </w:tc>
      </w:tr>
      <w:tr w:rsidRPr="00554B2B" w:rsidR="009918FE" w:rsidTr="0017611E" w14:paraId="569BE35B" w14:textId="77777777">
        <w:tc>
          <w:tcPr>
            <w:tcW w:w="0" w:type="auto"/>
            <w:hideMark/>
          </w:tcPr>
          <w:p w:rsidRPr="00554B2B" w:rsidR="00554B2B" w:rsidP="00554B2B" w:rsidRDefault="00554B2B" w14:paraId="1C190AB2" w14:textId="77777777">
            <w:pPr>
              <w:spacing w:after="160" w:line="278" w:lineRule="auto"/>
              <w:rPr>
                <w:rFonts w:asciiTheme="majorHAnsi" w:hAnsiTheme="majorHAnsi"/>
                <w:sz w:val="28"/>
                <w:szCs w:val="28"/>
              </w:rPr>
            </w:pPr>
            <w:r w:rsidRPr="00554B2B">
              <w:rPr>
                <w:rFonts w:asciiTheme="majorHAnsi" w:hAnsiTheme="majorHAnsi"/>
                <w:sz w:val="28"/>
                <w:szCs w:val="28"/>
              </w:rPr>
              <w:t>Integration errors</w:t>
            </w:r>
          </w:p>
        </w:tc>
        <w:tc>
          <w:tcPr>
            <w:tcW w:w="0" w:type="auto"/>
            <w:hideMark/>
          </w:tcPr>
          <w:p w:rsidRPr="00554B2B" w:rsidR="00554B2B" w:rsidP="00554B2B" w:rsidRDefault="00554B2B" w14:paraId="07BC1C72" w14:textId="77777777">
            <w:pPr>
              <w:spacing w:after="160" w:line="278" w:lineRule="auto"/>
              <w:rPr>
                <w:rFonts w:asciiTheme="majorHAnsi" w:hAnsiTheme="majorHAnsi"/>
                <w:sz w:val="28"/>
                <w:szCs w:val="28"/>
              </w:rPr>
            </w:pPr>
            <w:r w:rsidRPr="00554B2B">
              <w:rPr>
                <w:rFonts w:asciiTheme="majorHAnsi" w:hAnsiTheme="majorHAnsi"/>
                <w:sz w:val="28"/>
                <w:szCs w:val="28"/>
              </w:rPr>
              <w:t>API failures</w:t>
            </w:r>
          </w:p>
        </w:tc>
      </w:tr>
    </w:tbl>
    <w:p w:rsidR="0017611E" w:rsidP="00554B2B" w:rsidRDefault="0017611E" w14:paraId="1F997B85" w14:textId="77777777">
      <w:pPr>
        <w:rPr>
          <w:rFonts w:asciiTheme="majorHAnsi" w:hAnsiTheme="majorHAnsi"/>
          <w:sz w:val="28"/>
          <w:szCs w:val="28"/>
        </w:rPr>
      </w:pPr>
    </w:p>
    <w:p w:rsidRPr="00554B2B" w:rsidR="00554B2B" w:rsidP="00554B2B" w:rsidRDefault="00554B2B" w14:paraId="356DFEC3" w14:textId="7D542196">
      <w:pPr>
        <w:spacing w:line="278" w:lineRule="auto"/>
        <w:rPr>
          <w:rFonts w:asciiTheme="majorHAnsi" w:hAnsiTheme="majorHAnsi"/>
          <w:sz w:val="28"/>
          <w:szCs w:val="28"/>
        </w:rPr>
      </w:pPr>
      <w:r w:rsidRPr="00554B2B">
        <w:rPr>
          <w:rFonts w:asciiTheme="majorHAnsi" w:hAnsiTheme="majorHAnsi"/>
          <w:sz w:val="28"/>
          <w:szCs w:val="28"/>
        </w:rPr>
        <w:t>Handling strategies:</w:t>
      </w:r>
    </w:p>
    <w:p w:rsidRPr="0017611E" w:rsidR="00554B2B" w:rsidP="00DE4F5D" w:rsidRDefault="00554B2B" w14:paraId="57D35D79" w14:textId="77777777">
      <w:pPr>
        <w:pStyle w:val="ListParagraph"/>
        <w:numPr>
          <w:ilvl w:val="0"/>
          <w:numId w:val="30"/>
        </w:numPr>
        <w:rPr>
          <w:rFonts w:asciiTheme="majorHAnsi" w:hAnsiTheme="majorHAnsi"/>
          <w:sz w:val="28"/>
          <w:szCs w:val="28"/>
        </w:rPr>
      </w:pPr>
      <w:r w:rsidRPr="0017611E">
        <w:rPr>
          <w:rFonts w:asciiTheme="majorHAnsi" w:hAnsiTheme="majorHAnsi"/>
          <w:sz w:val="28"/>
          <w:szCs w:val="28"/>
        </w:rPr>
        <w:t>pipeline failure</w:t>
      </w:r>
    </w:p>
    <w:p w:rsidRPr="0017611E" w:rsidR="00554B2B" w:rsidP="00DE4F5D" w:rsidRDefault="00554B2B" w14:paraId="62B5D49B" w14:textId="77777777">
      <w:pPr>
        <w:pStyle w:val="ListParagraph"/>
        <w:numPr>
          <w:ilvl w:val="0"/>
          <w:numId w:val="30"/>
        </w:numPr>
        <w:rPr>
          <w:rFonts w:asciiTheme="majorHAnsi" w:hAnsiTheme="majorHAnsi"/>
          <w:sz w:val="28"/>
          <w:szCs w:val="28"/>
        </w:rPr>
      </w:pPr>
      <w:r w:rsidRPr="0017611E">
        <w:rPr>
          <w:rFonts w:asciiTheme="majorHAnsi" w:hAnsiTheme="majorHAnsi"/>
          <w:sz w:val="28"/>
          <w:szCs w:val="28"/>
        </w:rPr>
        <w:t>quarantine records</w:t>
      </w:r>
    </w:p>
    <w:p w:rsidRPr="0017611E" w:rsidR="00554B2B" w:rsidP="00DE4F5D" w:rsidRDefault="00554B2B" w14:paraId="74AA1C7E" w14:textId="77777777">
      <w:pPr>
        <w:pStyle w:val="ListParagraph"/>
        <w:numPr>
          <w:ilvl w:val="0"/>
          <w:numId w:val="30"/>
        </w:numPr>
        <w:rPr>
          <w:rFonts w:asciiTheme="majorHAnsi" w:hAnsiTheme="majorHAnsi"/>
          <w:sz w:val="28"/>
          <w:szCs w:val="28"/>
        </w:rPr>
      </w:pPr>
      <w:r w:rsidRPr="0017611E">
        <w:rPr>
          <w:rFonts w:asciiTheme="majorHAnsi" w:hAnsiTheme="majorHAnsi"/>
          <w:sz w:val="28"/>
          <w:szCs w:val="28"/>
        </w:rPr>
        <w:t>retry transient failures</w:t>
      </w:r>
    </w:p>
    <w:p w:rsidRPr="0017611E" w:rsidR="00554B2B" w:rsidP="00DE4F5D" w:rsidRDefault="00554B2B" w14:paraId="3D13F3FA" w14:textId="77777777">
      <w:pPr>
        <w:pStyle w:val="ListParagraph"/>
        <w:numPr>
          <w:ilvl w:val="0"/>
          <w:numId w:val="30"/>
        </w:numPr>
        <w:rPr>
          <w:rFonts w:asciiTheme="majorHAnsi" w:hAnsiTheme="majorHAnsi"/>
          <w:sz w:val="28"/>
          <w:szCs w:val="28"/>
        </w:rPr>
      </w:pPr>
      <w:r w:rsidRPr="0017611E">
        <w:rPr>
          <w:rFonts w:asciiTheme="majorHAnsi" w:hAnsiTheme="majorHAnsi"/>
          <w:sz w:val="28"/>
          <w:szCs w:val="28"/>
        </w:rPr>
        <w:t>operational alerts</w:t>
      </w:r>
    </w:p>
    <w:p w:rsidRPr="00554B2B" w:rsidR="00554B2B" w:rsidP="00554B2B" w:rsidRDefault="00554B2B" w14:paraId="41838E5E" w14:textId="77777777">
      <w:pPr>
        <w:spacing w:line="278" w:lineRule="auto"/>
        <w:rPr>
          <w:rFonts w:asciiTheme="majorHAnsi" w:hAnsiTheme="majorHAnsi"/>
          <w:sz w:val="28"/>
          <w:szCs w:val="28"/>
        </w:rPr>
      </w:pPr>
      <w:r w:rsidRPr="00554B2B">
        <w:rPr>
          <w:rFonts w:asciiTheme="majorHAnsi" w:hAnsiTheme="majorHAnsi"/>
          <w:sz w:val="28"/>
          <w:szCs w:val="28"/>
        </w:rPr>
        <w:t>Example quarantine tables:</w:t>
      </w:r>
    </w:p>
    <w:p w:rsidR="00E13824" w:rsidP="00DE4F5D" w:rsidRDefault="00554B2B" w14:paraId="342629AB" w14:textId="77777777">
      <w:pPr>
        <w:pStyle w:val="ListParagraph"/>
        <w:numPr>
          <w:ilvl w:val="0"/>
          <w:numId w:val="42"/>
        </w:numPr>
        <w:rPr>
          <w:rFonts w:asciiTheme="majorHAnsi" w:hAnsiTheme="majorHAnsi"/>
          <w:sz w:val="28"/>
          <w:szCs w:val="28"/>
        </w:rPr>
      </w:pPr>
      <w:proofErr w:type="spellStart"/>
      <w:r w:rsidRPr="0017611E">
        <w:rPr>
          <w:rFonts w:asciiTheme="majorHAnsi" w:hAnsiTheme="majorHAnsi"/>
          <w:sz w:val="28"/>
          <w:szCs w:val="28"/>
        </w:rPr>
        <w:t>quarantine_file_errors</w:t>
      </w:r>
      <w:proofErr w:type="spellEnd"/>
    </w:p>
    <w:p w:rsidR="00E13824" w:rsidP="00DE4F5D" w:rsidRDefault="00554B2B" w14:paraId="5FAD3B2A" w14:textId="77777777">
      <w:pPr>
        <w:pStyle w:val="ListParagraph"/>
        <w:numPr>
          <w:ilvl w:val="0"/>
          <w:numId w:val="42"/>
        </w:numPr>
        <w:rPr>
          <w:rFonts w:asciiTheme="majorHAnsi" w:hAnsiTheme="majorHAnsi"/>
          <w:sz w:val="28"/>
          <w:szCs w:val="28"/>
        </w:rPr>
      </w:pPr>
      <w:proofErr w:type="spellStart"/>
      <w:r w:rsidRPr="0017611E">
        <w:rPr>
          <w:rFonts w:asciiTheme="majorHAnsi" w:hAnsiTheme="majorHAnsi"/>
          <w:sz w:val="28"/>
          <w:szCs w:val="28"/>
        </w:rPr>
        <w:t>quarantine_record_errors</w:t>
      </w:r>
      <w:proofErr w:type="spellEnd"/>
    </w:p>
    <w:p w:rsidRPr="0017611E" w:rsidR="00554B2B" w:rsidP="00DE4F5D" w:rsidRDefault="00554B2B" w14:paraId="771A1B1F" w14:textId="6445AA90">
      <w:pPr>
        <w:pStyle w:val="ListParagraph"/>
        <w:numPr>
          <w:ilvl w:val="0"/>
          <w:numId w:val="42"/>
        </w:numPr>
        <w:rPr>
          <w:rFonts w:asciiTheme="majorHAnsi" w:hAnsiTheme="majorHAnsi"/>
          <w:sz w:val="28"/>
          <w:szCs w:val="28"/>
        </w:rPr>
      </w:pPr>
      <w:proofErr w:type="spellStart"/>
      <w:r w:rsidRPr="0017611E">
        <w:rPr>
          <w:rFonts w:asciiTheme="majorHAnsi" w:hAnsiTheme="majorHAnsi"/>
          <w:sz w:val="28"/>
          <w:szCs w:val="28"/>
        </w:rPr>
        <w:t>quarantine_identity_conflicts</w:t>
      </w:r>
      <w:proofErr w:type="spellEnd"/>
    </w:p>
    <w:p w:rsidRPr="00554B2B" w:rsidR="00554B2B" w:rsidP="1452E981" w:rsidRDefault="0235FD4F" w14:paraId="3F8F60D5" w14:textId="35625E1F">
      <w:pPr>
        <w:pStyle w:val="Heading1"/>
        <w:rPr>
          <w:b w:val="1"/>
          <w:bCs w:val="1"/>
          <w:sz w:val="40"/>
          <w:szCs w:val="40"/>
        </w:rPr>
      </w:pPr>
      <w:bookmarkStart w:name="_Toc770150725" w:id="58362092"/>
      <w:r w:rsidR="09C600BD">
        <w:rPr/>
        <w:t>12. Restart</w:t>
      </w:r>
      <w:r w:rsidR="737230C4">
        <w:rPr/>
        <w:t>-</w:t>
      </w:r>
      <w:r w:rsidR="09C600BD">
        <w:rPr/>
        <w:t>ability</w:t>
      </w:r>
      <w:bookmarkEnd w:id="58362092"/>
    </w:p>
    <w:p w:rsidRPr="00554B2B" w:rsidR="00554B2B" w:rsidP="00554B2B" w:rsidRDefault="00554B2B" w14:paraId="7A82ACDB" w14:textId="77777777">
      <w:pPr>
        <w:spacing w:line="278" w:lineRule="auto"/>
        <w:rPr>
          <w:rFonts w:asciiTheme="majorHAnsi" w:hAnsiTheme="majorHAnsi"/>
          <w:sz w:val="28"/>
          <w:szCs w:val="28"/>
        </w:rPr>
      </w:pPr>
      <w:r w:rsidRPr="00554B2B">
        <w:rPr>
          <w:rFonts w:asciiTheme="majorHAnsi" w:hAnsiTheme="majorHAnsi"/>
          <w:sz w:val="28"/>
          <w:szCs w:val="28"/>
        </w:rPr>
        <w:t>All pipelines must support safe restart.</w:t>
      </w:r>
    </w:p>
    <w:p w:rsidRPr="00554B2B" w:rsidR="00554B2B" w:rsidP="00554B2B" w:rsidRDefault="00554B2B" w14:paraId="022E59D4" w14:textId="77777777">
      <w:pPr>
        <w:spacing w:line="278" w:lineRule="auto"/>
        <w:rPr>
          <w:rFonts w:asciiTheme="majorHAnsi" w:hAnsiTheme="majorHAnsi"/>
          <w:sz w:val="28"/>
          <w:szCs w:val="28"/>
        </w:rPr>
      </w:pPr>
      <w:r w:rsidRPr="00554B2B">
        <w:rPr>
          <w:rFonts w:asciiTheme="majorHAnsi" w:hAnsiTheme="majorHAnsi"/>
          <w:sz w:val="28"/>
          <w:szCs w:val="28"/>
        </w:rPr>
        <w:t>Design principles:</w:t>
      </w:r>
    </w:p>
    <w:p w:rsidRPr="0017611E" w:rsidR="00554B2B" w:rsidP="00DE4F5D" w:rsidRDefault="00554B2B" w14:paraId="4738CEB1" w14:textId="77777777">
      <w:pPr>
        <w:pStyle w:val="ListParagraph"/>
        <w:numPr>
          <w:ilvl w:val="0"/>
          <w:numId w:val="42"/>
        </w:numPr>
        <w:rPr>
          <w:rFonts w:asciiTheme="majorHAnsi" w:hAnsiTheme="majorHAnsi"/>
          <w:sz w:val="28"/>
          <w:szCs w:val="28"/>
        </w:rPr>
      </w:pPr>
      <w:r w:rsidRPr="0017611E">
        <w:rPr>
          <w:rFonts w:asciiTheme="majorHAnsi" w:hAnsiTheme="majorHAnsi"/>
          <w:sz w:val="28"/>
          <w:szCs w:val="28"/>
        </w:rPr>
        <w:t>idempotent processing</w:t>
      </w:r>
    </w:p>
    <w:p w:rsidRPr="0017611E" w:rsidR="00554B2B" w:rsidP="00DE4F5D" w:rsidRDefault="00554B2B" w14:paraId="695E2A60" w14:textId="77777777">
      <w:pPr>
        <w:pStyle w:val="ListParagraph"/>
        <w:numPr>
          <w:ilvl w:val="0"/>
          <w:numId w:val="42"/>
        </w:numPr>
        <w:rPr>
          <w:rFonts w:asciiTheme="majorHAnsi" w:hAnsiTheme="majorHAnsi"/>
          <w:sz w:val="28"/>
          <w:szCs w:val="28"/>
        </w:rPr>
      </w:pPr>
      <w:r w:rsidRPr="0017611E">
        <w:rPr>
          <w:rFonts w:asciiTheme="majorHAnsi" w:hAnsiTheme="majorHAnsi"/>
          <w:sz w:val="28"/>
          <w:szCs w:val="28"/>
        </w:rPr>
        <w:t>merge-based loading</w:t>
      </w:r>
    </w:p>
    <w:p w:rsidRPr="0017611E" w:rsidR="00554B2B" w:rsidP="00DE4F5D" w:rsidRDefault="00554B2B" w14:paraId="5C8CA00E" w14:textId="77777777">
      <w:pPr>
        <w:pStyle w:val="ListParagraph"/>
        <w:numPr>
          <w:ilvl w:val="0"/>
          <w:numId w:val="42"/>
        </w:numPr>
        <w:rPr>
          <w:rFonts w:asciiTheme="majorHAnsi" w:hAnsiTheme="majorHAnsi"/>
          <w:sz w:val="28"/>
          <w:szCs w:val="28"/>
        </w:rPr>
      </w:pPr>
      <w:r w:rsidRPr="0017611E">
        <w:rPr>
          <w:rFonts w:asciiTheme="majorHAnsi" w:hAnsiTheme="majorHAnsi"/>
          <w:sz w:val="28"/>
          <w:szCs w:val="28"/>
        </w:rPr>
        <w:t>batch tracking</w:t>
      </w:r>
    </w:p>
    <w:p w:rsidRPr="0017611E" w:rsidR="00554B2B" w:rsidP="00DE4F5D" w:rsidRDefault="00554B2B" w14:paraId="19E52A9B" w14:textId="77777777">
      <w:pPr>
        <w:pStyle w:val="ListParagraph"/>
        <w:numPr>
          <w:ilvl w:val="0"/>
          <w:numId w:val="42"/>
        </w:numPr>
        <w:rPr>
          <w:rFonts w:asciiTheme="majorHAnsi" w:hAnsiTheme="majorHAnsi"/>
          <w:sz w:val="28"/>
          <w:szCs w:val="28"/>
        </w:rPr>
      </w:pPr>
      <w:r w:rsidRPr="0017611E">
        <w:rPr>
          <w:rFonts w:asciiTheme="majorHAnsi" w:hAnsiTheme="majorHAnsi"/>
          <w:sz w:val="28"/>
          <w:szCs w:val="28"/>
        </w:rPr>
        <w:t>checkpointing</w:t>
      </w:r>
    </w:p>
    <w:p w:rsidRPr="00554B2B" w:rsidR="00554B2B" w:rsidP="00554B2B" w:rsidRDefault="00554B2B" w14:paraId="07A036E8" w14:textId="77777777">
      <w:pPr>
        <w:spacing w:line="278" w:lineRule="auto"/>
        <w:rPr>
          <w:rFonts w:asciiTheme="majorHAnsi" w:hAnsiTheme="majorHAnsi"/>
          <w:sz w:val="28"/>
          <w:szCs w:val="28"/>
        </w:rPr>
      </w:pPr>
      <w:r w:rsidRPr="00554B2B">
        <w:rPr>
          <w:rFonts w:asciiTheme="majorHAnsi" w:hAnsiTheme="majorHAnsi"/>
          <w:sz w:val="28"/>
          <w:szCs w:val="28"/>
        </w:rPr>
        <w:t>Controls used:</w:t>
      </w:r>
    </w:p>
    <w:p w:rsidR="0017611E" w:rsidP="00DE4F5D" w:rsidRDefault="00554B2B" w14:paraId="53CFE585" w14:textId="77777777">
      <w:pPr>
        <w:pStyle w:val="ListParagraph"/>
        <w:numPr>
          <w:ilvl w:val="0"/>
          <w:numId w:val="33"/>
        </w:numPr>
        <w:rPr>
          <w:rFonts w:asciiTheme="majorHAnsi" w:hAnsiTheme="majorHAnsi"/>
          <w:sz w:val="28"/>
          <w:szCs w:val="28"/>
        </w:rPr>
      </w:pPr>
      <w:proofErr w:type="spellStart"/>
      <w:r w:rsidRPr="0017611E">
        <w:rPr>
          <w:rFonts w:asciiTheme="majorHAnsi" w:hAnsiTheme="majorHAnsi"/>
          <w:sz w:val="28"/>
          <w:szCs w:val="28"/>
        </w:rPr>
        <w:t>batch_id</w:t>
      </w:r>
      <w:proofErr w:type="spellEnd"/>
    </w:p>
    <w:p w:rsidR="0017611E" w:rsidP="00DE4F5D" w:rsidRDefault="00554B2B" w14:paraId="7FB6CED1" w14:textId="77777777">
      <w:pPr>
        <w:pStyle w:val="ListParagraph"/>
        <w:numPr>
          <w:ilvl w:val="0"/>
          <w:numId w:val="33"/>
        </w:numPr>
        <w:rPr>
          <w:rFonts w:asciiTheme="majorHAnsi" w:hAnsiTheme="majorHAnsi"/>
          <w:sz w:val="28"/>
          <w:szCs w:val="28"/>
        </w:rPr>
      </w:pPr>
      <w:proofErr w:type="spellStart"/>
      <w:r w:rsidRPr="0017611E">
        <w:rPr>
          <w:rFonts w:asciiTheme="majorHAnsi" w:hAnsiTheme="majorHAnsi"/>
          <w:sz w:val="28"/>
          <w:szCs w:val="28"/>
        </w:rPr>
        <w:t>run_id</w:t>
      </w:r>
      <w:proofErr w:type="spellEnd"/>
    </w:p>
    <w:p w:rsidR="0017611E" w:rsidP="00DE4F5D" w:rsidRDefault="00554B2B" w14:paraId="32348828" w14:textId="77777777">
      <w:pPr>
        <w:pStyle w:val="ListParagraph"/>
        <w:numPr>
          <w:ilvl w:val="0"/>
          <w:numId w:val="33"/>
        </w:numPr>
        <w:rPr>
          <w:rFonts w:asciiTheme="majorHAnsi" w:hAnsiTheme="majorHAnsi"/>
          <w:sz w:val="28"/>
          <w:szCs w:val="28"/>
        </w:rPr>
      </w:pPr>
      <w:proofErr w:type="spellStart"/>
      <w:r w:rsidRPr="0017611E">
        <w:rPr>
          <w:rFonts w:asciiTheme="majorHAnsi" w:hAnsiTheme="majorHAnsi"/>
          <w:sz w:val="28"/>
          <w:szCs w:val="28"/>
        </w:rPr>
        <w:t>processed_file_registry</w:t>
      </w:r>
      <w:proofErr w:type="spellEnd"/>
    </w:p>
    <w:p w:rsidRPr="0017611E" w:rsidR="00554B2B" w:rsidP="00DE4F5D" w:rsidRDefault="00554B2B" w14:paraId="15F9C24E" w14:textId="7860D1ED">
      <w:pPr>
        <w:pStyle w:val="ListParagraph"/>
        <w:numPr>
          <w:ilvl w:val="0"/>
          <w:numId w:val="33"/>
        </w:numPr>
        <w:rPr>
          <w:rFonts w:asciiTheme="majorHAnsi" w:hAnsiTheme="majorHAnsi"/>
          <w:sz w:val="28"/>
          <w:szCs w:val="28"/>
        </w:rPr>
      </w:pPr>
      <w:r w:rsidRPr="0017611E">
        <w:rPr>
          <w:rFonts w:asciiTheme="majorHAnsi" w:hAnsiTheme="majorHAnsi"/>
          <w:sz w:val="28"/>
          <w:szCs w:val="28"/>
        </w:rPr>
        <w:t>watermark timestamps</w:t>
      </w:r>
    </w:p>
    <w:p w:rsidRPr="00554B2B" w:rsidR="00554B2B" w:rsidP="1452E981" w:rsidRDefault="0235FD4F" w14:paraId="299FF5CA" w14:textId="77777777">
      <w:pPr>
        <w:pStyle w:val="Heading1"/>
        <w:rPr>
          <w:b w:val="1"/>
          <w:bCs w:val="1"/>
          <w:sz w:val="40"/>
          <w:szCs w:val="40"/>
        </w:rPr>
      </w:pPr>
      <w:bookmarkStart w:name="_Toc239466879" w:id="297162679"/>
      <w:r w:rsidR="09C600BD">
        <w:rPr/>
        <w:t>13. Security and Access Control</w:t>
      </w:r>
      <w:bookmarkEnd w:id="297162679"/>
    </w:p>
    <w:p w:rsidRPr="00554B2B" w:rsidR="00554B2B" w:rsidP="00554B2B" w:rsidRDefault="00554B2B" w14:paraId="78A51CD9" w14:textId="77777777">
      <w:pPr>
        <w:spacing w:line="278" w:lineRule="auto"/>
        <w:rPr>
          <w:rFonts w:asciiTheme="majorHAnsi" w:hAnsiTheme="majorHAnsi"/>
          <w:sz w:val="28"/>
          <w:szCs w:val="28"/>
        </w:rPr>
      </w:pPr>
      <w:r w:rsidRPr="00554B2B">
        <w:rPr>
          <w:rFonts w:asciiTheme="majorHAnsi" w:hAnsiTheme="majorHAnsi"/>
          <w:sz w:val="28"/>
          <w:szCs w:val="28"/>
        </w:rPr>
        <w:t>Access management follows role-based access control.</w:t>
      </w:r>
    </w:p>
    <w:p w:rsidRPr="00554B2B" w:rsidR="00554B2B" w:rsidP="00554B2B" w:rsidRDefault="00554B2B" w14:paraId="7150A232" w14:textId="77777777">
      <w:pPr>
        <w:spacing w:line="278" w:lineRule="auto"/>
        <w:rPr>
          <w:rFonts w:asciiTheme="majorHAnsi" w:hAnsiTheme="majorHAnsi"/>
          <w:sz w:val="28"/>
          <w:szCs w:val="28"/>
        </w:rPr>
      </w:pPr>
      <w:r w:rsidRPr="00554B2B">
        <w:rPr>
          <w:rFonts w:asciiTheme="majorHAnsi" w:hAnsiTheme="majorHAnsi"/>
          <w:sz w:val="28"/>
          <w:szCs w:val="28"/>
        </w:rPr>
        <w:t>Example roles:</w:t>
      </w:r>
    </w:p>
    <w:tbl>
      <w:tblPr>
        <w:tblStyle w:val="TableGrid"/>
        <w:tblW w:w="0" w:type="auto"/>
        <w:tblInd w:w="607" w:type="dxa"/>
        <w:tblLook w:val="04A0" w:firstRow="1" w:lastRow="0" w:firstColumn="1" w:lastColumn="0" w:noHBand="0" w:noVBand="1"/>
      </w:tblPr>
      <w:tblGrid>
        <w:gridCol w:w="2360"/>
        <w:gridCol w:w="1890"/>
      </w:tblGrid>
      <w:tr w:rsidRPr="00554B2B" w:rsidR="00B875AC" w:rsidTr="0017611E" w14:paraId="4EBDFA64" w14:textId="77777777">
        <w:tc>
          <w:tcPr>
            <w:tcW w:w="0" w:type="auto"/>
            <w:hideMark/>
          </w:tcPr>
          <w:p w:rsidRPr="00554B2B" w:rsidR="00554B2B" w:rsidP="0017611E" w:rsidRDefault="00554B2B" w14:paraId="3D6B51A0" w14:textId="77777777">
            <w:pPr>
              <w:spacing w:after="160" w:line="278" w:lineRule="auto"/>
              <w:jc w:val="center"/>
              <w:rPr>
                <w:rFonts w:asciiTheme="majorHAnsi" w:hAnsiTheme="majorHAnsi"/>
                <w:sz w:val="28"/>
                <w:szCs w:val="28"/>
              </w:rPr>
            </w:pPr>
            <w:r w:rsidRPr="00554B2B">
              <w:rPr>
                <w:rFonts w:asciiTheme="majorHAnsi" w:hAnsiTheme="majorHAnsi"/>
                <w:sz w:val="28"/>
                <w:szCs w:val="28"/>
              </w:rPr>
              <w:t>Role</w:t>
            </w:r>
          </w:p>
        </w:tc>
        <w:tc>
          <w:tcPr>
            <w:tcW w:w="0" w:type="auto"/>
            <w:hideMark/>
          </w:tcPr>
          <w:p w:rsidRPr="00554B2B" w:rsidR="00554B2B" w:rsidP="0017611E" w:rsidRDefault="00554B2B" w14:paraId="59272B89" w14:textId="77777777">
            <w:pPr>
              <w:spacing w:after="160" w:line="278" w:lineRule="auto"/>
              <w:jc w:val="center"/>
              <w:rPr>
                <w:rFonts w:asciiTheme="majorHAnsi" w:hAnsiTheme="majorHAnsi"/>
                <w:sz w:val="28"/>
                <w:szCs w:val="28"/>
              </w:rPr>
            </w:pPr>
            <w:r w:rsidRPr="00554B2B">
              <w:rPr>
                <w:rFonts w:asciiTheme="majorHAnsi" w:hAnsiTheme="majorHAnsi"/>
                <w:sz w:val="28"/>
                <w:szCs w:val="28"/>
              </w:rPr>
              <w:t>Access</w:t>
            </w:r>
          </w:p>
        </w:tc>
      </w:tr>
      <w:tr w:rsidRPr="00554B2B" w:rsidR="00B875AC" w:rsidTr="0017611E" w14:paraId="0F331DD2" w14:textId="77777777">
        <w:tc>
          <w:tcPr>
            <w:tcW w:w="0" w:type="auto"/>
            <w:hideMark/>
          </w:tcPr>
          <w:p w:rsidRPr="00554B2B" w:rsidR="00554B2B" w:rsidP="00554B2B" w:rsidRDefault="00554B2B" w14:paraId="693B9D13" w14:textId="77777777">
            <w:pPr>
              <w:spacing w:after="160" w:line="278" w:lineRule="auto"/>
              <w:rPr>
                <w:rFonts w:asciiTheme="majorHAnsi" w:hAnsiTheme="majorHAnsi"/>
                <w:sz w:val="28"/>
                <w:szCs w:val="28"/>
              </w:rPr>
            </w:pPr>
            <w:r w:rsidRPr="00554B2B">
              <w:rPr>
                <w:rFonts w:asciiTheme="majorHAnsi" w:hAnsiTheme="majorHAnsi"/>
                <w:sz w:val="28"/>
                <w:szCs w:val="28"/>
              </w:rPr>
              <w:t>Platform Engineers</w:t>
            </w:r>
          </w:p>
        </w:tc>
        <w:tc>
          <w:tcPr>
            <w:tcW w:w="0" w:type="auto"/>
            <w:hideMark/>
          </w:tcPr>
          <w:p w:rsidRPr="00554B2B" w:rsidR="00554B2B" w:rsidP="00554B2B" w:rsidRDefault="00554B2B" w14:paraId="2F05DE6F" w14:textId="77777777">
            <w:pPr>
              <w:spacing w:after="160" w:line="278" w:lineRule="auto"/>
              <w:rPr>
                <w:rFonts w:asciiTheme="majorHAnsi" w:hAnsiTheme="majorHAnsi"/>
                <w:sz w:val="28"/>
                <w:szCs w:val="28"/>
              </w:rPr>
            </w:pPr>
            <w:r w:rsidRPr="00554B2B">
              <w:rPr>
                <w:rFonts w:asciiTheme="majorHAnsi" w:hAnsiTheme="majorHAnsi"/>
                <w:sz w:val="28"/>
                <w:szCs w:val="28"/>
              </w:rPr>
              <w:t>Bronze + Silver</w:t>
            </w:r>
          </w:p>
        </w:tc>
      </w:tr>
      <w:tr w:rsidRPr="00554B2B" w:rsidR="00B875AC" w:rsidTr="0017611E" w14:paraId="76318AA8" w14:textId="77777777">
        <w:tc>
          <w:tcPr>
            <w:tcW w:w="0" w:type="auto"/>
            <w:hideMark/>
          </w:tcPr>
          <w:p w:rsidRPr="00554B2B" w:rsidR="00554B2B" w:rsidP="00554B2B" w:rsidRDefault="00554B2B" w14:paraId="370BBE6E" w14:textId="77777777">
            <w:pPr>
              <w:spacing w:after="160" w:line="278" w:lineRule="auto"/>
              <w:rPr>
                <w:rFonts w:asciiTheme="majorHAnsi" w:hAnsiTheme="majorHAnsi"/>
                <w:sz w:val="28"/>
                <w:szCs w:val="28"/>
              </w:rPr>
            </w:pPr>
            <w:r w:rsidRPr="00554B2B">
              <w:rPr>
                <w:rFonts w:asciiTheme="majorHAnsi" w:hAnsiTheme="majorHAnsi"/>
                <w:sz w:val="28"/>
                <w:szCs w:val="28"/>
              </w:rPr>
              <w:t>Data Engineers</w:t>
            </w:r>
          </w:p>
        </w:tc>
        <w:tc>
          <w:tcPr>
            <w:tcW w:w="0" w:type="auto"/>
            <w:hideMark/>
          </w:tcPr>
          <w:p w:rsidRPr="00554B2B" w:rsidR="00554B2B" w:rsidP="00554B2B" w:rsidRDefault="00554B2B" w14:paraId="58956431" w14:textId="77777777">
            <w:pPr>
              <w:spacing w:after="160" w:line="278" w:lineRule="auto"/>
              <w:rPr>
                <w:rFonts w:asciiTheme="majorHAnsi" w:hAnsiTheme="majorHAnsi"/>
                <w:sz w:val="28"/>
                <w:szCs w:val="28"/>
              </w:rPr>
            </w:pPr>
            <w:r w:rsidRPr="00554B2B">
              <w:rPr>
                <w:rFonts w:asciiTheme="majorHAnsi" w:hAnsiTheme="majorHAnsi"/>
                <w:sz w:val="28"/>
                <w:szCs w:val="28"/>
              </w:rPr>
              <w:t>Silver</w:t>
            </w:r>
          </w:p>
        </w:tc>
      </w:tr>
      <w:tr w:rsidRPr="00554B2B" w:rsidR="00B875AC" w:rsidTr="0017611E" w14:paraId="08B4D543" w14:textId="77777777">
        <w:tc>
          <w:tcPr>
            <w:tcW w:w="0" w:type="auto"/>
            <w:hideMark/>
          </w:tcPr>
          <w:p w:rsidRPr="00554B2B" w:rsidR="00554B2B" w:rsidP="00554B2B" w:rsidRDefault="00554B2B" w14:paraId="65A14D95" w14:textId="77777777">
            <w:pPr>
              <w:spacing w:after="160" w:line="278" w:lineRule="auto"/>
              <w:rPr>
                <w:rFonts w:asciiTheme="majorHAnsi" w:hAnsiTheme="majorHAnsi"/>
                <w:sz w:val="28"/>
                <w:szCs w:val="28"/>
              </w:rPr>
            </w:pPr>
            <w:r w:rsidRPr="00554B2B">
              <w:rPr>
                <w:rFonts w:asciiTheme="majorHAnsi" w:hAnsiTheme="majorHAnsi"/>
                <w:sz w:val="28"/>
                <w:szCs w:val="28"/>
              </w:rPr>
              <w:t>Data Scientists</w:t>
            </w:r>
          </w:p>
        </w:tc>
        <w:tc>
          <w:tcPr>
            <w:tcW w:w="0" w:type="auto"/>
            <w:hideMark/>
          </w:tcPr>
          <w:p w:rsidRPr="00554B2B" w:rsidR="00554B2B" w:rsidP="00554B2B" w:rsidRDefault="00554B2B" w14:paraId="782A4563" w14:textId="77777777">
            <w:pPr>
              <w:spacing w:after="160" w:line="278" w:lineRule="auto"/>
              <w:rPr>
                <w:rFonts w:asciiTheme="majorHAnsi" w:hAnsiTheme="majorHAnsi"/>
                <w:sz w:val="28"/>
                <w:szCs w:val="28"/>
              </w:rPr>
            </w:pPr>
            <w:r w:rsidRPr="00554B2B">
              <w:rPr>
                <w:rFonts w:asciiTheme="majorHAnsi" w:hAnsiTheme="majorHAnsi"/>
                <w:sz w:val="28"/>
                <w:szCs w:val="28"/>
              </w:rPr>
              <w:t>Silver Curated</w:t>
            </w:r>
          </w:p>
        </w:tc>
      </w:tr>
      <w:tr w:rsidRPr="00554B2B" w:rsidR="00B875AC" w:rsidTr="0017611E" w14:paraId="4E8176FA" w14:textId="77777777">
        <w:tc>
          <w:tcPr>
            <w:tcW w:w="0" w:type="auto"/>
            <w:hideMark/>
          </w:tcPr>
          <w:p w:rsidRPr="00554B2B" w:rsidR="00554B2B" w:rsidP="00554B2B" w:rsidRDefault="00554B2B" w14:paraId="1C662D34" w14:textId="77777777">
            <w:pPr>
              <w:spacing w:after="160" w:line="278" w:lineRule="auto"/>
              <w:rPr>
                <w:rFonts w:asciiTheme="majorHAnsi" w:hAnsiTheme="majorHAnsi"/>
                <w:sz w:val="28"/>
                <w:szCs w:val="28"/>
              </w:rPr>
            </w:pPr>
            <w:r w:rsidRPr="00554B2B">
              <w:rPr>
                <w:rFonts w:asciiTheme="majorHAnsi" w:hAnsiTheme="majorHAnsi"/>
                <w:sz w:val="28"/>
                <w:szCs w:val="28"/>
              </w:rPr>
              <w:t>Analysts</w:t>
            </w:r>
          </w:p>
        </w:tc>
        <w:tc>
          <w:tcPr>
            <w:tcW w:w="0" w:type="auto"/>
            <w:hideMark/>
          </w:tcPr>
          <w:p w:rsidRPr="00554B2B" w:rsidR="00554B2B" w:rsidP="00554B2B" w:rsidRDefault="00554B2B" w14:paraId="16E0F0C5" w14:textId="77777777">
            <w:pPr>
              <w:spacing w:after="160" w:line="278" w:lineRule="auto"/>
              <w:rPr>
                <w:rFonts w:asciiTheme="majorHAnsi" w:hAnsiTheme="majorHAnsi"/>
                <w:sz w:val="28"/>
                <w:szCs w:val="28"/>
              </w:rPr>
            </w:pPr>
            <w:r w:rsidRPr="00554B2B">
              <w:rPr>
                <w:rFonts w:asciiTheme="majorHAnsi" w:hAnsiTheme="majorHAnsi"/>
                <w:sz w:val="28"/>
                <w:szCs w:val="28"/>
              </w:rPr>
              <w:t>Gold</w:t>
            </w:r>
          </w:p>
        </w:tc>
      </w:tr>
    </w:tbl>
    <w:p w:rsidR="0098304F" w:rsidP="00554B2B" w:rsidRDefault="0098304F" w14:paraId="4CBBFC6C" w14:textId="77777777">
      <w:pPr>
        <w:spacing w:line="278" w:lineRule="auto"/>
        <w:rPr>
          <w:rFonts w:asciiTheme="majorHAnsi" w:hAnsiTheme="majorHAnsi"/>
          <w:sz w:val="28"/>
          <w:szCs w:val="28"/>
        </w:rPr>
      </w:pPr>
    </w:p>
    <w:p w:rsidRPr="00554B2B" w:rsidR="00554B2B" w:rsidP="00554B2B" w:rsidRDefault="00554B2B" w14:paraId="395B152D" w14:textId="0AC9799F">
      <w:pPr>
        <w:spacing w:line="278" w:lineRule="auto"/>
        <w:rPr>
          <w:rFonts w:asciiTheme="majorHAnsi" w:hAnsiTheme="majorHAnsi"/>
          <w:sz w:val="28"/>
          <w:szCs w:val="28"/>
        </w:rPr>
      </w:pPr>
      <w:r w:rsidRPr="00554B2B">
        <w:rPr>
          <w:rFonts w:asciiTheme="majorHAnsi" w:hAnsiTheme="majorHAnsi"/>
          <w:sz w:val="28"/>
          <w:szCs w:val="28"/>
        </w:rPr>
        <w:t xml:space="preserve">All access is controlled through centralized </w:t>
      </w:r>
      <w:proofErr w:type="spellStart"/>
      <w:r w:rsidRPr="00554B2B">
        <w:rPr>
          <w:rFonts w:asciiTheme="majorHAnsi" w:hAnsiTheme="majorHAnsi"/>
          <w:sz w:val="28"/>
          <w:szCs w:val="28"/>
        </w:rPr>
        <w:t>catalog</w:t>
      </w:r>
      <w:proofErr w:type="spellEnd"/>
      <w:r w:rsidRPr="00554B2B">
        <w:rPr>
          <w:rFonts w:asciiTheme="majorHAnsi" w:hAnsiTheme="majorHAnsi"/>
          <w:sz w:val="28"/>
          <w:szCs w:val="28"/>
        </w:rPr>
        <w:t xml:space="preserve"> governance.</w:t>
      </w:r>
    </w:p>
    <w:p w:rsidRPr="00554B2B" w:rsidR="00554B2B" w:rsidP="1452E981" w:rsidRDefault="0235FD4F" w14:paraId="76482687" w14:textId="77777777">
      <w:pPr>
        <w:pStyle w:val="Heading1"/>
        <w:rPr>
          <w:b w:val="1"/>
          <w:bCs w:val="1"/>
          <w:sz w:val="40"/>
          <w:szCs w:val="40"/>
        </w:rPr>
      </w:pPr>
      <w:bookmarkStart w:name="_Toc1679099079" w:id="1380776960"/>
      <w:r w:rsidR="09C600BD">
        <w:rPr/>
        <w:t>14. Compliance and HIPAA Controls</w:t>
      </w:r>
      <w:bookmarkEnd w:id="1380776960"/>
    </w:p>
    <w:p w:rsidRPr="00554B2B" w:rsidR="00554B2B" w:rsidP="00554B2B" w:rsidRDefault="00554B2B" w14:paraId="48FAF850" w14:textId="77777777">
      <w:pPr>
        <w:spacing w:line="278" w:lineRule="auto"/>
        <w:rPr>
          <w:rFonts w:asciiTheme="majorHAnsi" w:hAnsiTheme="majorHAnsi"/>
          <w:sz w:val="28"/>
          <w:szCs w:val="28"/>
        </w:rPr>
      </w:pPr>
      <w:r w:rsidRPr="00554B2B">
        <w:rPr>
          <w:rFonts w:asciiTheme="majorHAnsi" w:hAnsiTheme="majorHAnsi"/>
          <w:sz w:val="28"/>
          <w:szCs w:val="28"/>
        </w:rPr>
        <w:t>The platform enforces:</w:t>
      </w:r>
    </w:p>
    <w:p w:rsidRPr="0017611E" w:rsidR="00554B2B" w:rsidP="00DE4F5D" w:rsidRDefault="00554B2B" w14:paraId="5F14E4DC" w14:textId="77777777">
      <w:pPr>
        <w:pStyle w:val="ListParagraph"/>
        <w:numPr>
          <w:ilvl w:val="0"/>
          <w:numId w:val="34"/>
        </w:numPr>
        <w:rPr>
          <w:rFonts w:asciiTheme="majorHAnsi" w:hAnsiTheme="majorHAnsi"/>
          <w:sz w:val="28"/>
          <w:szCs w:val="28"/>
        </w:rPr>
      </w:pPr>
      <w:r w:rsidRPr="0017611E">
        <w:rPr>
          <w:rFonts w:asciiTheme="majorHAnsi" w:hAnsiTheme="majorHAnsi"/>
          <w:sz w:val="28"/>
          <w:szCs w:val="28"/>
        </w:rPr>
        <w:t>encryption at rest</w:t>
      </w:r>
    </w:p>
    <w:p w:rsidRPr="0017611E" w:rsidR="00554B2B" w:rsidP="00DE4F5D" w:rsidRDefault="00554B2B" w14:paraId="3F9CB6EB" w14:textId="77777777">
      <w:pPr>
        <w:pStyle w:val="ListParagraph"/>
        <w:numPr>
          <w:ilvl w:val="0"/>
          <w:numId w:val="34"/>
        </w:numPr>
        <w:rPr>
          <w:rFonts w:asciiTheme="majorHAnsi" w:hAnsiTheme="majorHAnsi"/>
          <w:sz w:val="28"/>
          <w:szCs w:val="28"/>
        </w:rPr>
      </w:pPr>
      <w:r w:rsidRPr="0017611E">
        <w:rPr>
          <w:rFonts w:asciiTheme="majorHAnsi" w:hAnsiTheme="majorHAnsi"/>
          <w:sz w:val="28"/>
          <w:szCs w:val="28"/>
        </w:rPr>
        <w:t>encryption in transit</w:t>
      </w:r>
    </w:p>
    <w:p w:rsidRPr="0017611E" w:rsidR="00554B2B" w:rsidP="00DE4F5D" w:rsidRDefault="00554B2B" w14:paraId="7A223DE5" w14:textId="77777777">
      <w:pPr>
        <w:pStyle w:val="ListParagraph"/>
        <w:numPr>
          <w:ilvl w:val="0"/>
          <w:numId w:val="34"/>
        </w:numPr>
        <w:rPr>
          <w:rFonts w:asciiTheme="majorHAnsi" w:hAnsiTheme="majorHAnsi"/>
          <w:sz w:val="28"/>
          <w:szCs w:val="28"/>
        </w:rPr>
      </w:pPr>
      <w:r w:rsidRPr="0017611E">
        <w:rPr>
          <w:rFonts w:asciiTheme="majorHAnsi" w:hAnsiTheme="majorHAnsi"/>
          <w:sz w:val="28"/>
          <w:szCs w:val="28"/>
        </w:rPr>
        <w:t>access logging</w:t>
      </w:r>
    </w:p>
    <w:p w:rsidRPr="0017611E" w:rsidR="00554B2B" w:rsidP="00DE4F5D" w:rsidRDefault="00554B2B" w14:paraId="0EAD62F2" w14:textId="77777777">
      <w:pPr>
        <w:pStyle w:val="ListParagraph"/>
        <w:numPr>
          <w:ilvl w:val="0"/>
          <w:numId w:val="34"/>
        </w:numPr>
        <w:rPr>
          <w:rFonts w:asciiTheme="majorHAnsi" w:hAnsiTheme="majorHAnsi"/>
          <w:sz w:val="28"/>
          <w:szCs w:val="28"/>
        </w:rPr>
      </w:pPr>
      <w:r w:rsidRPr="0017611E">
        <w:rPr>
          <w:rFonts w:asciiTheme="majorHAnsi" w:hAnsiTheme="majorHAnsi"/>
          <w:sz w:val="28"/>
          <w:szCs w:val="28"/>
        </w:rPr>
        <w:t>PHI data classification</w:t>
      </w:r>
    </w:p>
    <w:p w:rsidRPr="0017611E" w:rsidR="00554B2B" w:rsidP="00DE4F5D" w:rsidRDefault="00554B2B" w14:paraId="2CB98EFE" w14:textId="77777777">
      <w:pPr>
        <w:pStyle w:val="ListParagraph"/>
        <w:numPr>
          <w:ilvl w:val="0"/>
          <w:numId w:val="34"/>
        </w:numPr>
        <w:rPr>
          <w:rFonts w:asciiTheme="majorHAnsi" w:hAnsiTheme="majorHAnsi"/>
          <w:sz w:val="28"/>
          <w:szCs w:val="28"/>
        </w:rPr>
      </w:pPr>
      <w:r w:rsidRPr="0017611E">
        <w:rPr>
          <w:rFonts w:asciiTheme="majorHAnsi" w:hAnsiTheme="majorHAnsi"/>
          <w:sz w:val="28"/>
          <w:szCs w:val="28"/>
        </w:rPr>
        <w:t>least privilege access</w:t>
      </w:r>
    </w:p>
    <w:p w:rsidRPr="00554B2B" w:rsidR="00554B2B" w:rsidP="00554B2B" w:rsidRDefault="00554B2B" w14:paraId="65AF7F23" w14:textId="77777777">
      <w:pPr>
        <w:spacing w:line="278" w:lineRule="auto"/>
        <w:rPr>
          <w:rFonts w:asciiTheme="majorHAnsi" w:hAnsiTheme="majorHAnsi"/>
          <w:sz w:val="28"/>
          <w:szCs w:val="28"/>
        </w:rPr>
      </w:pPr>
      <w:r w:rsidRPr="00554B2B">
        <w:rPr>
          <w:rFonts w:asciiTheme="majorHAnsi" w:hAnsiTheme="majorHAnsi"/>
          <w:sz w:val="28"/>
          <w:szCs w:val="28"/>
        </w:rPr>
        <w:t>Sensitive fields such as patient identifiers are protected using:</w:t>
      </w:r>
    </w:p>
    <w:p w:rsidRPr="0017611E" w:rsidR="00554B2B" w:rsidP="00DE4F5D" w:rsidRDefault="00554B2B" w14:paraId="18AD4BE4" w14:textId="77777777">
      <w:pPr>
        <w:pStyle w:val="ListParagraph"/>
        <w:numPr>
          <w:ilvl w:val="0"/>
          <w:numId w:val="27"/>
        </w:numPr>
        <w:rPr>
          <w:rFonts w:asciiTheme="majorHAnsi" w:hAnsiTheme="majorHAnsi"/>
          <w:sz w:val="28"/>
          <w:szCs w:val="28"/>
        </w:rPr>
      </w:pPr>
      <w:r w:rsidRPr="0017611E">
        <w:rPr>
          <w:rFonts w:asciiTheme="majorHAnsi" w:hAnsiTheme="majorHAnsi"/>
          <w:sz w:val="28"/>
          <w:szCs w:val="28"/>
        </w:rPr>
        <w:t>column-level security</w:t>
      </w:r>
    </w:p>
    <w:p w:rsidRPr="0017611E" w:rsidR="00554B2B" w:rsidP="63CD9909" w:rsidRDefault="00554B2B" w14:paraId="4B452C10" w14:textId="77777777">
      <w:pPr>
        <w:pStyle w:val="ListParagraph"/>
        <w:numPr>
          <w:ilvl w:val="0"/>
          <w:numId w:val="27"/>
        </w:numPr>
        <w:rPr>
          <w:rFonts w:asciiTheme="majorHAnsi" w:hAnsiTheme="majorHAnsi"/>
          <w:sz w:val="28"/>
          <w:szCs w:val="28"/>
        </w:rPr>
      </w:pPr>
      <w:r w:rsidRPr="63CD9909">
        <w:rPr>
          <w:rFonts w:asciiTheme="majorHAnsi" w:hAnsiTheme="majorHAnsi"/>
          <w:sz w:val="28"/>
          <w:szCs w:val="28"/>
        </w:rPr>
        <w:t>data masking</w:t>
      </w:r>
    </w:p>
    <w:p w:rsidRPr="0017611E" w:rsidR="00554B2B" w:rsidP="00DE4F5D" w:rsidRDefault="00554B2B" w14:paraId="351CA194" w14:textId="7E47EFD5">
      <w:pPr>
        <w:pStyle w:val="ListParagraph"/>
        <w:numPr>
          <w:ilvl w:val="0"/>
          <w:numId w:val="27"/>
        </w:numPr>
        <w:rPr>
          <w:rFonts w:asciiTheme="majorHAnsi" w:hAnsiTheme="majorHAnsi"/>
          <w:sz w:val="28"/>
          <w:szCs w:val="28"/>
        </w:rPr>
      </w:pPr>
      <w:r w:rsidRPr="0017611E">
        <w:rPr>
          <w:rFonts w:asciiTheme="majorHAnsi" w:hAnsiTheme="majorHAnsi"/>
          <w:sz w:val="28"/>
          <w:szCs w:val="28"/>
        </w:rPr>
        <w:t>restricted access roles</w:t>
      </w:r>
    </w:p>
    <w:p w:rsidRPr="00554B2B" w:rsidR="00554B2B" w:rsidP="1452E981" w:rsidRDefault="0235FD4F" w14:paraId="266F7612" w14:textId="77777777">
      <w:pPr>
        <w:pStyle w:val="Heading1"/>
        <w:rPr>
          <w:b w:val="1"/>
          <w:bCs w:val="1"/>
          <w:sz w:val="40"/>
          <w:szCs w:val="40"/>
        </w:rPr>
      </w:pPr>
      <w:bookmarkStart w:name="_Toc935949997" w:id="364818529"/>
      <w:r w:rsidR="09C600BD">
        <w:rPr/>
        <w:t>15. Audit and Monitoring</w:t>
      </w:r>
      <w:bookmarkEnd w:id="364818529"/>
    </w:p>
    <w:p w:rsidRPr="00554B2B" w:rsidR="00554B2B" w:rsidP="00554B2B" w:rsidRDefault="00554B2B" w14:paraId="1D115912" w14:textId="77777777">
      <w:pPr>
        <w:spacing w:line="278" w:lineRule="auto"/>
        <w:rPr>
          <w:rFonts w:asciiTheme="majorHAnsi" w:hAnsiTheme="majorHAnsi"/>
          <w:sz w:val="28"/>
          <w:szCs w:val="28"/>
        </w:rPr>
      </w:pPr>
      <w:r w:rsidRPr="00554B2B">
        <w:rPr>
          <w:rFonts w:asciiTheme="majorHAnsi" w:hAnsiTheme="majorHAnsi"/>
          <w:sz w:val="28"/>
          <w:szCs w:val="28"/>
        </w:rPr>
        <w:t>Two types of auditing are implemented.</w:t>
      </w:r>
    </w:p>
    <w:p w:rsidRPr="00554B2B" w:rsidR="00554B2B" w:rsidP="53EC8EA3" w:rsidRDefault="1E3909B8" w14:paraId="3D92DAC9" w14:textId="521945B2">
      <w:pPr>
        <w:pStyle w:val="Heading2"/>
        <w:rPr>
          <w:b w:val="1"/>
          <w:bCs w:val="1"/>
        </w:rPr>
      </w:pPr>
      <w:bookmarkStart w:name="_Toc157077807" w:id="104288990"/>
      <w:r w:rsidR="737230C4">
        <w:rPr/>
        <w:t xml:space="preserve">15.1 </w:t>
      </w:r>
      <w:r w:rsidR="09C600BD">
        <w:rPr/>
        <w:t>Operational Audit</w:t>
      </w:r>
      <w:r w:rsidR="737230C4">
        <w:rPr/>
        <w:t>:</w:t>
      </w:r>
      <w:bookmarkEnd w:id="104288990"/>
    </w:p>
    <w:p w:rsidRPr="00554B2B" w:rsidR="00554B2B" w:rsidP="0017611E" w:rsidRDefault="00554B2B" w14:paraId="45E0234A" w14:textId="77777777">
      <w:pPr>
        <w:spacing w:line="278" w:lineRule="auto"/>
        <w:rPr>
          <w:rFonts w:asciiTheme="majorHAnsi" w:hAnsiTheme="majorHAnsi"/>
          <w:sz w:val="28"/>
          <w:szCs w:val="28"/>
        </w:rPr>
      </w:pPr>
      <w:r w:rsidRPr="00554B2B">
        <w:rPr>
          <w:rFonts w:asciiTheme="majorHAnsi" w:hAnsiTheme="majorHAnsi"/>
          <w:sz w:val="28"/>
          <w:szCs w:val="28"/>
        </w:rPr>
        <w:t>Tracks pipeline execution.</w:t>
      </w:r>
    </w:p>
    <w:p w:rsidRPr="00554B2B" w:rsidR="00554B2B" w:rsidP="00554B2B" w:rsidRDefault="00554B2B" w14:paraId="42B6B8A8" w14:textId="6A577A6D">
      <w:pPr>
        <w:spacing w:line="278" w:lineRule="auto"/>
        <w:rPr>
          <w:rFonts w:asciiTheme="majorHAnsi" w:hAnsiTheme="majorHAnsi"/>
          <w:sz w:val="28"/>
          <w:szCs w:val="28"/>
        </w:rPr>
      </w:pPr>
      <w:r w:rsidRPr="00554B2B">
        <w:rPr>
          <w:rFonts w:asciiTheme="majorHAnsi" w:hAnsiTheme="majorHAnsi"/>
          <w:sz w:val="28"/>
          <w:szCs w:val="28"/>
        </w:rPr>
        <w:t>Example tables</w:t>
      </w:r>
      <w:r w:rsidR="0017611E">
        <w:rPr>
          <w:rFonts w:asciiTheme="majorHAnsi" w:hAnsiTheme="majorHAnsi"/>
          <w:sz w:val="28"/>
          <w:szCs w:val="28"/>
        </w:rPr>
        <w:t xml:space="preserve"> -</w:t>
      </w:r>
    </w:p>
    <w:p w:rsidR="0017611E" w:rsidP="00DE4F5D" w:rsidRDefault="00554B2B" w14:paraId="4DE70EC4" w14:textId="77777777">
      <w:pPr>
        <w:pStyle w:val="ListParagraph"/>
        <w:numPr>
          <w:ilvl w:val="0"/>
          <w:numId w:val="29"/>
        </w:numPr>
        <w:rPr>
          <w:rFonts w:asciiTheme="majorHAnsi" w:hAnsiTheme="majorHAnsi"/>
          <w:sz w:val="28"/>
          <w:szCs w:val="28"/>
        </w:rPr>
      </w:pPr>
      <w:proofErr w:type="spellStart"/>
      <w:r w:rsidRPr="0017611E">
        <w:rPr>
          <w:rFonts w:asciiTheme="majorHAnsi" w:hAnsiTheme="majorHAnsi"/>
          <w:sz w:val="28"/>
          <w:szCs w:val="28"/>
        </w:rPr>
        <w:t>audit_pipeline_run</w:t>
      </w:r>
      <w:proofErr w:type="spellEnd"/>
    </w:p>
    <w:p w:rsidRPr="0017611E" w:rsidR="00554B2B" w:rsidP="00DE4F5D" w:rsidRDefault="00554B2B" w14:paraId="2B424D6B" w14:textId="59132108">
      <w:pPr>
        <w:pStyle w:val="ListParagraph"/>
        <w:numPr>
          <w:ilvl w:val="0"/>
          <w:numId w:val="29"/>
        </w:numPr>
        <w:rPr>
          <w:rFonts w:asciiTheme="majorHAnsi" w:hAnsiTheme="majorHAnsi"/>
          <w:sz w:val="28"/>
          <w:szCs w:val="28"/>
        </w:rPr>
      </w:pPr>
      <w:proofErr w:type="spellStart"/>
      <w:r w:rsidRPr="0017611E">
        <w:rPr>
          <w:rFonts w:asciiTheme="majorHAnsi" w:hAnsiTheme="majorHAnsi"/>
          <w:sz w:val="28"/>
          <w:szCs w:val="28"/>
        </w:rPr>
        <w:t>audit_pipeline_step</w:t>
      </w:r>
      <w:proofErr w:type="spellEnd"/>
    </w:p>
    <w:p w:rsidRPr="00554B2B" w:rsidR="00554B2B" w:rsidP="53EC8EA3" w:rsidRDefault="1E3909B8" w14:paraId="29A0D81E" w14:textId="7E185D4D">
      <w:pPr>
        <w:pStyle w:val="Heading2"/>
        <w:rPr>
          <w:b w:val="1"/>
          <w:bCs w:val="1"/>
        </w:rPr>
      </w:pPr>
      <w:bookmarkStart w:name="_Toc687876057" w:id="1337426474"/>
      <w:r w:rsidR="737230C4">
        <w:rPr/>
        <w:t xml:space="preserve">15.2 </w:t>
      </w:r>
      <w:r w:rsidR="09C600BD">
        <w:rPr/>
        <w:t>Data Access Audit</w:t>
      </w:r>
      <w:r w:rsidR="737230C4">
        <w:rPr/>
        <w:t>:</w:t>
      </w:r>
      <w:bookmarkEnd w:id="1337426474"/>
    </w:p>
    <w:p w:rsidRPr="00554B2B" w:rsidR="00554B2B" w:rsidP="00554B2B" w:rsidRDefault="00554B2B" w14:paraId="1A8FAD00" w14:textId="77777777">
      <w:pPr>
        <w:spacing w:line="278" w:lineRule="auto"/>
        <w:rPr>
          <w:rFonts w:asciiTheme="majorHAnsi" w:hAnsiTheme="majorHAnsi"/>
          <w:sz w:val="28"/>
          <w:szCs w:val="28"/>
        </w:rPr>
      </w:pPr>
      <w:r w:rsidRPr="00554B2B">
        <w:rPr>
          <w:rFonts w:asciiTheme="majorHAnsi" w:hAnsiTheme="majorHAnsi"/>
          <w:sz w:val="28"/>
          <w:szCs w:val="28"/>
        </w:rPr>
        <w:t>Tracks data usage.</w:t>
      </w:r>
    </w:p>
    <w:p w:rsidRPr="00554B2B" w:rsidR="00554B2B" w:rsidP="00554B2B" w:rsidRDefault="00554B2B" w14:paraId="14EC9206" w14:textId="77777777">
      <w:pPr>
        <w:spacing w:line="278" w:lineRule="auto"/>
        <w:rPr>
          <w:rFonts w:asciiTheme="majorHAnsi" w:hAnsiTheme="majorHAnsi"/>
          <w:sz w:val="28"/>
          <w:szCs w:val="28"/>
        </w:rPr>
      </w:pPr>
      <w:r w:rsidRPr="00554B2B">
        <w:rPr>
          <w:rFonts w:asciiTheme="majorHAnsi" w:hAnsiTheme="majorHAnsi"/>
          <w:sz w:val="28"/>
          <w:szCs w:val="28"/>
        </w:rPr>
        <w:t>Example logs capture:</w:t>
      </w:r>
    </w:p>
    <w:p w:rsidRPr="0017611E" w:rsidR="00554B2B" w:rsidP="00DE4F5D" w:rsidRDefault="00554B2B" w14:paraId="52AAAC6C" w14:textId="77777777">
      <w:pPr>
        <w:pStyle w:val="ListParagraph"/>
        <w:numPr>
          <w:ilvl w:val="0"/>
          <w:numId w:val="44"/>
        </w:numPr>
        <w:rPr>
          <w:rFonts w:asciiTheme="majorHAnsi" w:hAnsiTheme="majorHAnsi"/>
          <w:sz w:val="28"/>
          <w:szCs w:val="28"/>
        </w:rPr>
      </w:pPr>
      <w:r w:rsidRPr="0017611E">
        <w:rPr>
          <w:rFonts w:asciiTheme="majorHAnsi" w:hAnsiTheme="majorHAnsi"/>
          <w:sz w:val="28"/>
          <w:szCs w:val="28"/>
        </w:rPr>
        <w:t>user access</w:t>
      </w:r>
    </w:p>
    <w:p w:rsidRPr="0017611E" w:rsidR="00554B2B" w:rsidP="00DE4F5D" w:rsidRDefault="00554B2B" w14:paraId="78A58692" w14:textId="77777777">
      <w:pPr>
        <w:pStyle w:val="ListParagraph"/>
        <w:numPr>
          <w:ilvl w:val="0"/>
          <w:numId w:val="44"/>
        </w:numPr>
        <w:rPr>
          <w:rFonts w:asciiTheme="majorHAnsi" w:hAnsiTheme="majorHAnsi"/>
          <w:sz w:val="28"/>
          <w:szCs w:val="28"/>
        </w:rPr>
      </w:pPr>
      <w:r w:rsidRPr="0017611E">
        <w:rPr>
          <w:rFonts w:asciiTheme="majorHAnsi" w:hAnsiTheme="majorHAnsi"/>
          <w:sz w:val="28"/>
          <w:szCs w:val="28"/>
        </w:rPr>
        <w:t>query execution</w:t>
      </w:r>
    </w:p>
    <w:p w:rsidRPr="0017611E" w:rsidR="00554B2B" w:rsidP="00DE4F5D" w:rsidRDefault="00554B2B" w14:paraId="012878FE" w14:textId="77777777">
      <w:pPr>
        <w:pStyle w:val="ListParagraph"/>
        <w:numPr>
          <w:ilvl w:val="0"/>
          <w:numId w:val="44"/>
        </w:numPr>
        <w:rPr>
          <w:rFonts w:asciiTheme="majorHAnsi" w:hAnsiTheme="majorHAnsi"/>
          <w:sz w:val="28"/>
          <w:szCs w:val="28"/>
        </w:rPr>
      </w:pPr>
      <w:r w:rsidRPr="0017611E">
        <w:rPr>
          <w:rFonts w:asciiTheme="majorHAnsi" w:hAnsiTheme="majorHAnsi"/>
          <w:sz w:val="28"/>
          <w:szCs w:val="28"/>
        </w:rPr>
        <w:t>permission changes</w:t>
      </w:r>
    </w:p>
    <w:p w:rsidRPr="0017611E" w:rsidR="00554B2B" w:rsidP="00DE4F5D" w:rsidRDefault="00554B2B" w14:paraId="5604B0C5" w14:textId="21EEA9DF">
      <w:pPr>
        <w:pStyle w:val="ListParagraph"/>
        <w:numPr>
          <w:ilvl w:val="0"/>
          <w:numId w:val="44"/>
        </w:numPr>
        <w:rPr>
          <w:rFonts w:asciiTheme="majorHAnsi" w:hAnsiTheme="majorHAnsi"/>
          <w:sz w:val="28"/>
          <w:szCs w:val="28"/>
        </w:rPr>
      </w:pPr>
      <w:r w:rsidRPr="0017611E">
        <w:rPr>
          <w:rFonts w:asciiTheme="majorHAnsi" w:hAnsiTheme="majorHAnsi"/>
          <w:sz w:val="28"/>
          <w:szCs w:val="28"/>
        </w:rPr>
        <w:t>data exports</w:t>
      </w:r>
    </w:p>
    <w:p w:rsidR="0017611E" w:rsidP="00554B2B" w:rsidRDefault="0017611E" w14:paraId="2181F88F" w14:textId="77777777">
      <w:pPr>
        <w:rPr>
          <w:rFonts w:asciiTheme="majorHAnsi" w:hAnsiTheme="majorHAnsi"/>
          <w:sz w:val="28"/>
          <w:szCs w:val="28"/>
        </w:rPr>
      </w:pPr>
    </w:p>
    <w:p w:rsidRPr="00554B2B" w:rsidR="00554B2B" w:rsidP="1452E981" w:rsidRDefault="0235FD4F" w14:paraId="0CFE4AE0" w14:textId="4E40A836">
      <w:pPr>
        <w:pStyle w:val="Heading1"/>
        <w:rPr>
          <w:b w:val="1"/>
          <w:bCs w:val="1"/>
          <w:sz w:val="40"/>
          <w:szCs w:val="40"/>
        </w:rPr>
      </w:pPr>
      <w:bookmarkStart w:name="_Toc1597422417" w:id="1355091586"/>
      <w:r w:rsidR="09C600BD">
        <w:rPr/>
        <w:t>16. Operational Governance</w:t>
      </w:r>
      <w:bookmarkEnd w:id="1355091586"/>
    </w:p>
    <w:p w:rsidRPr="00554B2B" w:rsidR="00554B2B" w:rsidP="00554B2B" w:rsidRDefault="00554B2B" w14:paraId="128B3251" w14:textId="77777777">
      <w:pPr>
        <w:spacing w:line="278" w:lineRule="auto"/>
        <w:rPr>
          <w:rFonts w:asciiTheme="majorHAnsi" w:hAnsiTheme="majorHAnsi"/>
          <w:sz w:val="28"/>
          <w:szCs w:val="28"/>
        </w:rPr>
      </w:pPr>
      <w:r w:rsidRPr="00554B2B">
        <w:rPr>
          <w:rFonts w:asciiTheme="majorHAnsi" w:hAnsiTheme="majorHAnsi"/>
          <w:sz w:val="28"/>
          <w:szCs w:val="28"/>
        </w:rPr>
        <w:t>Responsibilities are defined as follows:</w:t>
      </w:r>
    </w:p>
    <w:tbl>
      <w:tblPr>
        <w:tblStyle w:val="TableGrid"/>
        <w:tblW w:w="0" w:type="auto"/>
        <w:tblInd w:w="607" w:type="dxa"/>
        <w:tblLook w:val="04A0" w:firstRow="1" w:lastRow="0" w:firstColumn="1" w:lastColumn="0" w:noHBand="0" w:noVBand="1"/>
      </w:tblPr>
      <w:tblGrid>
        <w:gridCol w:w="2912"/>
        <w:gridCol w:w="2723"/>
      </w:tblGrid>
      <w:tr w:rsidRPr="00554B2B" w:rsidR="00B875AC" w:rsidTr="0017611E" w14:paraId="1F893CE2" w14:textId="77777777">
        <w:tc>
          <w:tcPr>
            <w:tcW w:w="0" w:type="auto"/>
            <w:hideMark/>
          </w:tcPr>
          <w:p w:rsidRPr="00554B2B" w:rsidR="00554B2B" w:rsidP="0017611E" w:rsidRDefault="00554B2B" w14:paraId="01161716" w14:textId="77777777">
            <w:pPr>
              <w:spacing w:after="160" w:line="278" w:lineRule="auto"/>
              <w:jc w:val="center"/>
              <w:rPr>
                <w:rFonts w:asciiTheme="majorHAnsi" w:hAnsiTheme="majorHAnsi"/>
                <w:sz w:val="28"/>
                <w:szCs w:val="28"/>
              </w:rPr>
            </w:pPr>
            <w:r w:rsidRPr="00554B2B">
              <w:rPr>
                <w:rFonts w:asciiTheme="majorHAnsi" w:hAnsiTheme="majorHAnsi"/>
                <w:sz w:val="28"/>
                <w:szCs w:val="28"/>
              </w:rPr>
              <w:t>Responsibility</w:t>
            </w:r>
          </w:p>
        </w:tc>
        <w:tc>
          <w:tcPr>
            <w:tcW w:w="0" w:type="auto"/>
            <w:hideMark/>
          </w:tcPr>
          <w:p w:rsidRPr="00554B2B" w:rsidR="00554B2B" w:rsidP="0017611E" w:rsidRDefault="00554B2B" w14:paraId="4780494F" w14:textId="77777777">
            <w:pPr>
              <w:spacing w:after="160" w:line="278" w:lineRule="auto"/>
              <w:jc w:val="center"/>
              <w:rPr>
                <w:rFonts w:asciiTheme="majorHAnsi" w:hAnsiTheme="majorHAnsi"/>
                <w:sz w:val="28"/>
                <w:szCs w:val="28"/>
              </w:rPr>
            </w:pPr>
            <w:r w:rsidRPr="00554B2B">
              <w:rPr>
                <w:rFonts w:asciiTheme="majorHAnsi" w:hAnsiTheme="majorHAnsi"/>
                <w:sz w:val="28"/>
                <w:szCs w:val="28"/>
              </w:rPr>
              <w:t>Owner</w:t>
            </w:r>
          </w:p>
        </w:tc>
      </w:tr>
      <w:tr w:rsidRPr="00554B2B" w:rsidR="00B875AC" w:rsidTr="0017611E" w14:paraId="69B91470" w14:textId="77777777">
        <w:tc>
          <w:tcPr>
            <w:tcW w:w="0" w:type="auto"/>
            <w:hideMark/>
          </w:tcPr>
          <w:p w:rsidRPr="00554B2B" w:rsidR="00554B2B" w:rsidP="00554B2B" w:rsidRDefault="00554B2B" w14:paraId="6EF17F98" w14:textId="77777777">
            <w:pPr>
              <w:spacing w:after="160" w:line="278" w:lineRule="auto"/>
              <w:rPr>
                <w:rFonts w:asciiTheme="majorHAnsi" w:hAnsiTheme="majorHAnsi"/>
                <w:sz w:val="28"/>
                <w:szCs w:val="28"/>
              </w:rPr>
            </w:pPr>
            <w:r w:rsidRPr="00554B2B">
              <w:rPr>
                <w:rFonts w:asciiTheme="majorHAnsi" w:hAnsiTheme="majorHAnsi"/>
                <w:sz w:val="28"/>
                <w:szCs w:val="28"/>
              </w:rPr>
              <w:t>Data ingestion pipelines</w:t>
            </w:r>
          </w:p>
        </w:tc>
        <w:tc>
          <w:tcPr>
            <w:tcW w:w="0" w:type="auto"/>
            <w:hideMark/>
          </w:tcPr>
          <w:p w:rsidRPr="00554B2B" w:rsidR="00554B2B" w:rsidP="00554B2B" w:rsidRDefault="00554B2B" w14:paraId="41B8CDB9" w14:textId="77777777">
            <w:pPr>
              <w:spacing w:after="160" w:line="278" w:lineRule="auto"/>
              <w:rPr>
                <w:rFonts w:asciiTheme="majorHAnsi" w:hAnsiTheme="majorHAnsi"/>
                <w:sz w:val="28"/>
                <w:szCs w:val="28"/>
              </w:rPr>
            </w:pPr>
            <w:r w:rsidRPr="00554B2B">
              <w:rPr>
                <w:rFonts w:asciiTheme="majorHAnsi" w:hAnsiTheme="majorHAnsi"/>
                <w:sz w:val="28"/>
                <w:szCs w:val="28"/>
              </w:rPr>
              <w:t>data engineering</w:t>
            </w:r>
          </w:p>
        </w:tc>
      </w:tr>
      <w:tr w:rsidRPr="00554B2B" w:rsidR="00B875AC" w:rsidTr="0017611E" w14:paraId="677AEE9E" w14:textId="77777777">
        <w:tc>
          <w:tcPr>
            <w:tcW w:w="0" w:type="auto"/>
            <w:hideMark/>
          </w:tcPr>
          <w:p w:rsidRPr="00554B2B" w:rsidR="00554B2B" w:rsidP="00554B2B" w:rsidRDefault="00554B2B" w14:paraId="7C51EB8B" w14:textId="77777777">
            <w:pPr>
              <w:spacing w:after="160" w:line="278" w:lineRule="auto"/>
              <w:rPr>
                <w:rFonts w:asciiTheme="majorHAnsi" w:hAnsiTheme="majorHAnsi"/>
                <w:sz w:val="28"/>
                <w:szCs w:val="28"/>
              </w:rPr>
            </w:pPr>
            <w:r w:rsidRPr="00554B2B">
              <w:rPr>
                <w:rFonts w:asciiTheme="majorHAnsi" w:hAnsiTheme="majorHAnsi"/>
                <w:sz w:val="28"/>
                <w:szCs w:val="28"/>
              </w:rPr>
              <w:t>Schema governance</w:t>
            </w:r>
          </w:p>
        </w:tc>
        <w:tc>
          <w:tcPr>
            <w:tcW w:w="0" w:type="auto"/>
            <w:hideMark/>
          </w:tcPr>
          <w:p w:rsidRPr="00554B2B" w:rsidR="00554B2B" w:rsidP="00554B2B" w:rsidRDefault="00554B2B" w14:paraId="6DC6320C" w14:textId="77777777">
            <w:pPr>
              <w:spacing w:after="160" w:line="278" w:lineRule="auto"/>
              <w:rPr>
                <w:rFonts w:asciiTheme="majorHAnsi" w:hAnsiTheme="majorHAnsi"/>
                <w:sz w:val="28"/>
                <w:szCs w:val="28"/>
              </w:rPr>
            </w:pPr>
            <w:r w:rsidRPr="00554B2B">
              <w:rPr>
                <w:rFonts w:asciiTheme="majorHAnsi" w:hAnsiTheme="majorHAnsi"/>
                <w:sz w:val="28"/>
                <w:szCs w:val="28"/>
              </w:rPr>
              <w:t>data governance team</w:t>
            </w:r>
          </w:p>
        </w:tc>
      </w:tr>
      <w:tr w:rsidRPr="00554B2B" w:rsidR="00B875AC" w:rsidTr="0017611E" w14:paraId="7591C0CF" w14:textId="77777777">
        <w:tc>
          <w:tcPr>
            <w:tcW w:w="0" w:type="auto"/>
            <w:hideMark/>
          </w:tcPr>
          <w:p w:rsidRPr="00554B2B" w:rsidR="00554B2B" w:rsidP="00554B2B" w:rsidRDefault="00554B2B" w14:paraId="722111C4" w14:textId="77777777">
            <w:pPr>
              <w:spacing w:after="160" w:line="278" w:lineRule="auto"/>
              <w:rPr>
                <w:rFonts w:asciiTheme="majorHAnsi" w:hAnsiTheme="majorHAnsi"/>
                <w:sz w:val="28"/>
                <w:szCs w:val="28"/>
              </w:rPr>
            </w:pPr>
            <w:r w:rsidRPr="00554B2B">
              <w:rPr>
                <w:rFonts w:asciiTheme="majorHAnsi" w:hAnsiTheme="majorHAnsi"/>
                <w:sz w:val="28"/>
                <w:szCs w:val="28"/>
              </w:rPr>
              <w:t>Access management</w:t>
            </w:r>
          </w:p>
        </w:tc>
        <w:tc>
          <w:tcPr>
            <w:tcW w:w="0" w:type="auto"/>
            <w:hideMark/>
          </w:tcPr>
          <w:p w:rsidRPr="00554B2B" w:rsidR="00554B2B" w:rsidP="00554B2B" w:rsidRDefault="00554B2B" w14:paraId="79B37B65" w14:textId="77777777">
            <w:pPr>
              <w:spacing w:after="160" w:line="278" w:lineRule="auto"/>
              <w:rPr>
                <w:rFonts w:asciiTheme="majorHAnsi" w:hAnsiTheme="majorHAnsi"/>
                <w:sz w:val="28"/>
                <w:szCs w:val="28"/>
              </w:rPr>
            </w:pPr>
            <w:r w:rsidRPr="00554B2B">
              <w:rPr>
                <w:rFonts w:asciiTheme="majorHAnsi" w:hAnsiTheme="majorHAnsi"/>
                <w:sz w:val="28"/>
                <w:szCs w:val="28"/>
              </w:rPr>
              <w:t>security team</w:t>
            </w:r>
          </w:p>
        </w:tc>
      </w:tr>
      <w:tr w:rsidRPr="00554B2B" w:rsidR="00B875AC" w:rsidTr="0017611E" w14:paraId="481218AE" w14:textId="77777777">
        <w:tc>
          <w:tcPr>
            <w:tcW w:w="0" w:type="auto"/>
            <w:hideMark/>
          </w:tcPr>
          <w:p w:rsidRPr="00554B2B" w:rsidR="00554B2B" w:rsidP="00554B2B" w:rsidRDefault="00554B2B" w14:paraId="739EAD6C" w14:textId="77777777">
            <w:pPr>
              <w:spacing w:after="160" w:line="278" w:lineRule="auto"/>
              <w:rPr>
                <w:rFonts w:asciiTheme="majorHAnsi" w:hAnsiTheme="majorHAnsi"/>
                <w:sz w:val="28"/>
                <w:szCs w:val="28"/>
              </w:rPr>
            </w:pPr>
            <w:r w:rsidRPr="00554B2B">
              <w:rPr>
                <w:rFonts w:asciiTheme="majorHAnsi" w:hAnsiTheme="majorHAnsi"/>
                <w:sz w:val="28"/>
                <w:szCs w:val="28"/>
              </w:rPr>
              <w:t>Operational monitoring</w:t>
            </w:r>
          </w:p>
        </w:tc>
        <w:tc>
          <w:tcPr>
            <w:tcW w:w="0" w:type="auto"/>
            <w:hideMark/>
          </w:tcPr>
          <w:p w:rsidRPr="00554B2B" w:rsidR="00554B2B" w:rsidP="00554B2B" w:rsidRDefault="00554B2B" w14:paraId="296FFB8D" w14:textId="77777777">
            <w:pPr>
              <w:spacing w:after="160" w:line="278" w:lineRule="auto"/>
              <w:rPr>
                <w:rFonts w:asciiTheme="majorHAnsi" w:hAnsiTheme="majorHAnsi"/>
                <w:sz w:val="28"/>
                <w:szCs w:val="28"/>
              </w:rPr>
            </w:pPr>
            <w:r w:rsidRPr="00554B2B">
              <w:rPr>
                <w:rFonts w:asciiTheme="majorHAnsi" w:hAnsiTheme="majorHAnsi"/>
                <w:sz w:val="28"/>
                <w:szCs w:val="28"/>
              </w:rPr>
              <w:t>platform operations</w:t>
            </w:r>
          </w:p>
        </w:tc>
      </w:tr>
    </w:tbl>
    <w:p w:rsidRPr="00554B2B" w:rsidR="00554B2B" w:rsidP="00554B2B" w:rsidRDefault="00554B2B" w14:paraId="7949977C" w14:textId="7E5AA606">
      <w:pPr>
        <w:spacing w:line="278" w:lineRule="auto"/>
        <w:rPr>
          <w:rFonts w:asciiTheme="majorHAnsi" w:hAnsiTheme="majorHAnsi"/>
          <w:sz w:val="28"/>
          <w:szCs w:val="28"/>
        </w:rPr>
      </w:pPr>
    </w:p>
    <w:p w:rsidRPr="00554B2B" w:rsidR="00554B2B" w:rsidP="1452E981" w:rsidRDefault="0235FD4F" w14:paraId="17456CCE" w14:textId="77777777">
      <w:pPr>
        <w:pStyle w:val="Heading1"/>
        <w:rPr>
          <w:b w:val="1"/>
          <w:bCs w:val="1"/>
          <w:sz w:val="40"/>
          <w:szCs w:val="40"/>
        </w:rPr>
      </w:pPr>
      <w:bookmarkStart w:name="_Toc1861112838" w:id="587193350"/>
      <w:r w:rsidR="09C600BD">
        <w:rPr/>
        <w:t>17. Appendices</w:t>
      </w:r>
      <w:bookmarkEnd w:id="587193350"/>
    </w:p>
    <w:p w:rsidRPr="00554B2B" w:rsidR="009F462D" w:rsidP="001A10C7" w:rsidRDefault="0017611E" w14:paraId="17224675" w14:textId="2742EDBF">
      <w:pPr>
        <w:rPr>
          <w:rFonts w:asciiTheme="majorHAnsi" w:hAnsiTheme="majorHAnsi"/>
          <w:sz w:val="28"/>
          <w:szCs w:val="28"/>
        </w:rPr>
      </w:pPr>
      <w:r>
        <w:rPr>
          <w:rFonts w:asciiTheme="majorHAnsi" w:hAnsiTheme="majorHAnsi"/>
          <w:sz w:val="28"/>
          <w:szCs w:val="28"/>
        </w:rPr>
        <w:t>&lt;&lt;TBU&gt;&gt;</w:t>
      </w:r>
    </w:p>
    <w:sectPr w:rsidRPr="00554B2B" w:rsidR="009F462D">
      <w:headerReference w:type="default" r:id="rId13"/>
      <w:footerReference w:type="default" r:id="rId14"/>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7348" w:rsidP="00B2242F" w:rsidRDefault="00C47348" w14:paraId="5AD04781" w14:textId="77777777">
      <w:pPr>
        <w:spacing w:after="0" w:line="240" w:lineRule="auto"/>
      </w:pPr>
      <w:r>
        <w:separator/>
      </w:r>
    </w:p>
  </w:endnote>
  <w:endnote w:type="continuationSeparator" w:id="0">
    <w:p w:rsidR="00C47348" w:rsidP="00B2242F" w:rsidRDefault="00C47348" w14:paraId="4B3156F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A402D" w:rsidTr="03E6130E" w14:paraId="0096B8E8" w14:textId="77777777">
      <w:trPr>
        <w:trHeight w:val="300"/>
      </w:trPr>
      <w:tc>
        <w:tcPr>
          <w:tcW w:w="3005" w:type="dxa"/>
        </w:tcPr>
        <w:p w:rsidR="03E6130E" w:rsidP="03E6130E" w:rsidRDefault="03E6130E" w14:paraId="50B37762" w14:textId="27DB06D2">
          <w:pPr>
            <w:ind w:left="-115"/>
          </w:pPr>
        </w:p>
      </w:tc>
      <w:tc>
        <w:tcPr>
          <w:tcW w:w="3005" w:type="dxa"/>
        </w:tcPr>
        <w:p w:rsidR="03E6130E" w:rsidP="03E6130E" w:rsidRDefault="03E6130E" w14:paraId="55CD393D" w14:textId="77FBADC8">
          <w:pPr>
            <w:jc w:val="center"/>
          </w:pPr>
        </w:p>
      </w:tc>
      <w:tc>
        <w:tcPr>
          <w:tcW w:w="3005" w:type="dxa"/>
        </w:tcPr>
        <w:p w:rsidR="03E6130E" w:rsidP="03E6130E" w:rsidRDefault="03E6130E" w14:paraId="2F5055BE" w14:textId="4600773A">
          <w:pPr>
            <w:ind w:right="-115"/>
            <w:jc w:val="right"/>
          </w:pPr>
        </w:p>
      </w:tc>
    </w:tr>
  </w:tbl>
  <w:p w:rsidR="00B2242F" w:rsidRDefault="00B2242F" w14:paraId="643DFAD0" w14:textId="357010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7348" w:rsidP="00B2242F" w:rsidRDefault="00C47348" w14:paraId="545C8FB1" w14:textId="77777777">
      <w:pPr>
        <w:spacing w:after="0" w:line="240" w:lineRule="auto"/>
      </w:pPr>
      <w:r>
        <w:separator/>
      </w:r>
    </w:p>
  </w:footnote>
  <w:footnote w:type="continuationSeparator" w:id="0">
    <w:p w:rsidR="00C47348" w:rsidP="00B2242F" w:rsidRDefault="00C47348" w14:paraId="165201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A402D" w:rsidTr="03E6130E" w14:paraId="701909D0" w14:textId="77777777">
      <w:trPr>
        <w:trHeight w:val="300"/>
      </w:trPr>
      <w:tc>
        <w:tcPr>
          <w:tcW w:w="3005" w:type="dxa"/>
        </w:tcPr>
        <w:p w:rsidR="03E6130E" w:rsidP="03E6130E" w:rsidRDefault="03E6130E" w14:paraId="3FC219E0" w14:textId="4CCB6207">
          <w:pPr>
            <w:ind w:left="-115"/>
          </w:pPr>
        </w:p>
      </w:tc>
      <w:tc>
        <w:tcPr>
          <w:tcW w:w="3005" w:type="dxa"/>
        </w:tcPr>
        <w:p w:rsidR="03E6130E" w:rsidP="03E6130E" w:rsidRDefault="03E6130E" w14:paraId="26E23D87" w14:textId="7E89E11F">
          <w:pPr>
            <w:jc w:val="center"/>
          </w:pPr>
        </w:p>
      </w:tc>
      <w:tc>
        <w:tcPr>
          <w:tcW w:w="3005" w:type="dxa"/>
        </w:tcPr>
        <w:p w:rsidR="03E6130E" w:rsidP="03E6130E" w:rsidRDefault="03E6130E" w14:paraId="472053D8" w14:textId="024C8EDC">
          <w:pPr>
            <w:ind w:right="-115"/>
            <w:jc w:val="right"/>
          </w:pPr>
        </w:p>
      </w:tc>
    </w:tr>
  </w:tbl>
  <w:p w:rsidR="00B2242F" w:rsidRDefault="00B2242F" w14:paraId="34621FA5" w14:textId="7D267CA6"/>
</w:hdr>
</file>

<file path=word/intelligence2.xml><?xml version="1.0" encoding="utf-8"?>
<int2:intelligence xmlns:int2="http://schemas.microsoft.com/office/intelligence/2020/intelligence" xmlns:oel="http://schemas.microsoft.com/office/2019/extlst">
  <int2:observations>
    <int2:textHash int2:hashCode="qHl8T3dxnMux+n" int2:id="7l3woJQ5">
      <int2:state int2:value="Rejected" int2:type="spell"/>
    </int2:textHash>
    <int2:textHash int2:hashCode="zd0hKVKKr0Hhww" int2:id="LqkyPUev">
      <int2:state int2:value="Rejected" int2:type="spell"/>
    </int2:textHash>
    <int2:textHash int2:hashCode="7V+NI/bFZJ2LN9" int2:id="WN3OLl3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77C4"/>
    <w:multiLevelType w:val="hybridMultilevel"/>
    <w:tmpl w:val="E048ED9A"/>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 w15:restartNumberingAfterBreak="0">
    <w:nsid w:val="03C89A53"/>
    <w:multiLevelType w:val="hybridMultilevel"/>
    <w:tmpl w:val="D68419FA"/>
    <w:lvl w:ilvl="0" w:tplc="F9A83D44">
      <w:start w:val="1"/>
      <w:numFmt w:val="bullet"/>
      <w:lvlText w:val=""/>
      <w:lvlJc w:val="left"/>
      <w:pPr>
        <w:ind w:left="720" w:hanging="360"/>
      </w:pPr>
      <w:rPr>
        <w:rFonts w:hint="default" w:ascii="Symbol" w:hAnsi="Symbol"/>
      </w:rPr>
    </w:lvl>
    <w:lvl w:ilvl="1" w:tplc="E334DFC6">
      <w:start w:val="1"/>
      <w:numFmt w:val="bullet"/>
      <w:lvlText w:val="o"/>
      <w:lvlJc w:val="left"/>
      <w:pPr>
        <w:ind w:left="1440" w:hanging="360"/>
      </w:pPr>
      <w:rPr>
        <w:rFonts w:hint="default" w:ascii="Courier New" w:hAnsi="Courier New"/>
      </w:rPr>
    </w:lvl>
    <w:lvl w:ilvl="2" w:tplc="6D720E8E">
      <w:start w:val="1"/>
      <w:numFmt w:val="bullet"/>
      <w:lvlText w:val=""/>
      <w:lvlJc w:val="left"/>
      <w:pPr>
        <w:ind w:left="2160" w:hanging="360"/>
      </w:pPr>
      <w:rPr>
        <w:rFonts w:hint="default" w:ascii="Wingdings" w:hAnsi="Wingdings"/>
      </w:rPr>
    </w:lvl>
    <w:lvl w:ilvl="3" w:tplc="98883CAC">
      <w:start w:val="1"/>
      <w:numFmt w:val="bullet"/>
      <w:lvlText w:val=""/>
      <w:lvlJc w:val="left"/>
      <w:pPr>
        <w:ind w:left="2880" w:hanging="360"/>
      </w:pPr>
      <w:rPr>
        <w:rFonts w:hint="default" w:ascii="Symbol" w:hAnsi="Symbol"/>
      </w:rPr>
    </w:lvl>
    <w:lvl w:ilvl="4" w:tplc="21F63856">
      <w:start w:val="1"/>
      <w:numFmt w:val="bullet"/>
      <w:lvlText w:val="o"/>
      <w:lvlJc w:val="left"/>
      <w:pPr>
        <w:ind w:left="3600" w:hanging="360"/>
      </w:pPr>
      <w:rPr>
        <w:rFonts w:hint="default" w:ascii="Courier New" w:hAnsi="Courier New"/>
      </w:rPr>
    </w:lvl>
    <w:lvl w:ilvl="5" w:tplc="CDBEB0B0">
      <w:start w:val="1"/>
      <w:numFmt w:val="bullet"/>
      <w:lvlText w:val=""/>
      <w:lvlJc w:val="left"/>
      <w:pPr>
        <w:ind w:left="4320" w:hanging="360"/>
      </w:pPr>
      <w:rPr>
        <w:rFonts w:hint="default" w:ascii="Wingdings" w:hAnsi="Wingdings"/>
      </w:rPr>
    </w:lvl>
    <w:lvl w:ilvl="6" w:tplc="C4E07278">
      <w:start w:val="1"/>
      <w:numFmt w:val="bullet"/>
      <w:lvlText w:val=""/>
      <w:lvlJc w:val="left"/>
      <w:pPr>
        <w:ind w:left="5040" w:hanging="360"/>
      </w:pPr>
      <w:rPr>
        <w:rFonts w:hint="default" w:ascii="Symbol" w:hAnsi="Symbol"/>
      </w:rPr>
    </w:lvl>
    <w:lvl w:ilvl="7" w:tplc="F26E1136">
      <w:start w:val="1"/>
      <w:numFmt w:val="bullet"/>
      <w:lvlText w:val="o"/>
      <w:lvlJc w:val="left"/>
      <w:pPr>
        <w:ind w:left="5760" w:hanging="360"/>
      </w:pPr>
      <w:rPr>
        <w:rFonts w:hint="default" w:ascii="Courier New" w:hAnsi="Courier New"/>
      </w:rPr>
    </w:lvl>
    <w:lvl w:ilvl="8" w:tplc="8294083C">
      <w:start w:val="1"/>
      <w:numFmt w:val="bullet"/>
      <w:lvlText w:val=""/>
      <w:lvlJc w:val="left"/>
      <w:pPr>
        <w:ind w:left="6480" w:hanging="360"/>
      </w:pPr>
      <w:rPr>
        <w:rFonts w:hint="default" w:ascii="Wingdings" w:hAnsi="Wingdings"/>
      </w:rPr>
    </w:lvl>
  </w:abstractNum>
  <w:abstractNum w:abstractNumId="2" w15:restartNumberingAfterBreak="0">
    <w:nsid w:val="043344CC"/>
    <w:multiLevelType w:val="hybridMultilevel"/>
    <w:tmpl w:val="263C2C50"/>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3" w15:restartNumberingAfterBreak="0">
    <w:nsid w:val="06550E3C"/>
    <w:multiLevelType w:val="hybridMultilevel"/>
    <w:tmpl w:val="AEBABB74"/>
    <w:lvl w:ilvl="0" w:tplc="42BED79A">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9A06D6C"/>
    <w:multiLevelType w:val="hybridMultilevel"/>
    <w:tmpl w:val="C4E882E4"/>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5" w15:restartNumberingAfterBreak="0">
    <w:nsid w:val="0FDF1633"/>
    <w:multiLevelType w:val="hybridMultilevel"/>
    <w:tmpl w:val="C92888F6"/>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6" w15:restartNumberingAfterBreak="0">
    <w:nsid w:val="100F2EB9"/>
    <w:multiLevelType w:val="hybridMultilevel"/>
    <w:tmpl w:val="DEC493A4"/>
    <w:lvl w:ilvl="0" w:tplc="8398EDFC">
      <w:start w:val="1"/>
      <w:numFmt w:val="bullet"/>
      <w:lvlText w:val=""/>
      <w:lvlJc w:val="left"/>
      <w:pPr>
        <w:ind w:left="720" w:hanging="360"/>
      </w:pPr>
      <w:rPr>
        <w:rFonts w:hint="default" w:ascii="Symbol" w:hAnsi="Symbol"/>
      </w:rPr>
    </w:lvl>
    <w:lvl w:ilvl="1" w:tplc="7AC8EBEC">
      <w:start w:val="1"/>
      <w:numFmt w:val="bullet"/>
      <w:lvlText w:val="o"/>
      <w:lvlJc w:val="left"/>
      <w:pPr>
        <w:ind w:left="1440" w:hanging="360"/>
      </w:pPr>
      <w:rPr>
        <w:rFonts w:hint="default" w:ascii="Courier New" w:hAnsi="Courier New"/>
      </w:rPr>
    </w:lvl>
    <w:lvl w:ilvl="2" w:tplc="856CF694">
      <w:start w:val="1"/>
      <w:numFmt w:val="bullet"/>
      <w:lvlText w:val=""/>
      <w:lvlJc w:val="left"/>
      <w:pPr>
        <w:ind w:left="2160" w:hanging="360"/>
      </w:pPr>
      <w:rPr>
        <w:rFonts w:hint="default" w:ascii="Wingdings" w:hAnsi="Wingdings"/>
      </w:rPr>
    </w:lvl>
    <w:lvl w:ilvl="3" w:tplc="56EE639C">
      <w:start w:val="1"/>
      <w:numFmt w:val="bullet"/>
      <w:lvlText w:val=""/>
      <w:lvlJc w:val="left"/>
      <w:pPr>
        <w:ind w:left="2880" w:hanging="360"/>
      </w:pPr>
      <w:rPr>
        <w:rFonts w:hint="default" w:ascii="Symbol" w:hAnsi="Symbol"/>
      </w:rPr>
    </w:lvl>
    <w:lvl w:ilvl="4" w:tplc="E968CD50">
      <w:start w:val="1"/>
      <w:numFmt w:val="bullet"/>
      <w:lvlText w:val="o"/>
      <w:lvlJc w:val="left"/>
      <w:pPr>
        <w:ind w:left="3600" w:hanging="360"/>
      </w:pPr>
      <w:rPr>
        <w:rFonts w:hint="default" w:ascii="Courier New" w:hAnsi="Courier New"/>
      </w:rPr>
    </w:lvl>
    <w:lvl w:ilvl="5" w:tplc="F5C40610">
      <w:start w:val="1"/>
      <w:numFmt w:val="bullet"/>
      <w:lvlText w:val=""/>
      <w:lvlJc w:val="left"/>
      <w:pPr>
        <w:ind w:left="4320" w:hanging="360"/>
      </w:pPr>
      <w:rPr>
        <w:rFonts w:hint="default" w:ascii="Wingdings" w:hAnsi="Wingdings"/>
      </w:rPr>
    </w:lvl>
    <w:lvl w:ilvl="6" w:tplc="0336A4D8">
      <w:start w:val="1"/>
      <w:numFmt w:val="bullet"/>
      <w:lvlText w:val=""/>
      <w:lvlJc w:val="left"/>
      <w:pPr>
        <w:ind w:left="5040" w:hanging="360"/>
      </w:pPr>
      <w:rPr>
        <w:rFonts w:hint="default" w:ascii="Symbol" w:hAnsi="Symbol"/>
      </w:rPr>
    </w:lvl>
    <w:lvl w:ilvl="7" w:tplc="5FDAB9CA">
      <w:start w:val="1"/>
      <w:numFmt w:val="bullet"/>
      <w:lvlText w:val="o"/>
      <w:lvlJc w:val="left"/>
      <w:pPr>
        <w:ind w:left="5760" w:hanging="360"/>
      </w:pPr>
      <w:rPr>
        <w:rFonts w:hint="default" w:ascii="Courier New" w:hAnsi="Courier New"/>
      </w:rPr>
    </w:lvl>
    <w:lvl w:ilvl="8" w:tplc="32B0E5C8">
      <w:start w:val="1"/>
      <w:numFmt w:val="bullet"/>
      <w:lvlText w:val=""/>
      <w:lvlJc w:val="left"/>
      <w:pPr>
        <w:ind w:left="6480" w:hanging="360"/>
      </w:pPr>
      <w:rPr>
        <w:rFonts w:hint="default" w:ascii="Wingdings" w:hAnsi="Wingdings"/>
      </w:rPr>
    </w:lvl>
  </w:abstractNum>
  <w:abstractNum w:abstractNumId="7" w15:restartNumberingAfterBreak="0">
    <w:nsid w:val="11FB1260"/>
    <w:multiLevelType w:val="hybridMultilevel"/>
    <w:tmpl w:val="763A2824"/>
    <w:lvl w:ilvl="0" w:tplc="61FEE66C">
      <w:start w:val="1"/>
      <w:numFmt w:val="bullet"/>
      <w:lvlText w:val=""/>
      <w:lvlJc w:val="left"/>
      <w:pPr>
        <w:ind w:left="720" w:hanging="360"/>
      </w:pPr>
      <w:rPr>
        <w:rFonts w:hint="default" w:ascii="Symbol" w:hAnsi="Symbol"/>
      </w:rPr>
    </w:lvl>
    <w:lvl w:ilvl="1" w:tplc="409E4676">
      <w:start w:val="1"/>
      <w:numFmt w:val="bullet"/>
      <w:lvlText w:val="o"/>
      <w:lvlJc w:val="left"/>
      <w:pPr>
        <w:ind w:left="1440" w:hanging="360"/>
      </w:pPr>
      <w:rPr>
        <w:rFonts w:hint="default" w:ascii="Courier New" w:hAnsi="Courier New"/>
      </w:rPr>
    </w:lvl>
    <w:lvl w:ilvl="2" w:tplc="85441034">
      <w:start w:val="1"/>
      <w:numFmt w:val="bullet"/>
      <w:lvlText w:val=""/>
      <w:lvlJc w:val="left"/>
      <w:pPr>
        <w:ind w:left="2160" w:hanging="360"/>
      </w:pPr>
      <w:rPr>
        <w:rFonts w:hint="default" w:ascii="Wingdings" w:hAnsi="Wingdings"/>
      </w:rPr>
    </w:lvl>
    <w:lvl w:ilvl="3" w:tplc="0DB42A7A">
      <w:start w:val="1"/>
      <w:numFmt w:val="bullet"/>
      <w:lvlText w:val=""/>
      <w:lvlJc w:val="left"/>
      <w:pPr>
        <w:ind w:left="2880" w:hanging="360"/>
      </w:pPr>
      <w:rPr>
        <w:rFonts w:hint="default" w:ascii="Symbol" w:hAnsi="Symbol"/>
      </w:rPr>
    </w:lvl>
    <w:lvl w:ilvl="4" w:tplc="D6F638FC">
      <w:start w:val="1"/>
      <w:numFmt w:val="bullet"/>
      <w:lvlText w:val="o"/>
      <w:lvlJc w:val="left"/>
      <w:pPr>
        <w:ind w:left="3600" w:hanging="360"/>
      </w:pPr>
      <w:rPr>
        <w:rFonts w:hint="default" w:ascii="Courier New" w:hAnsi="Courier New"/>
      </w:rPr>
    </w:lvl>
    <w:lvl w:ilvl="5" w:tplc="714E507E">
      <w:start w:val="1"/>
      <w:numFmt w:val="bullet"/>
      <w:lvlText w:val=""/>
      <w:lvlJc w:val="left"/>
      <w:pPr>
        <w:ind w:left="4320" w:hanging="360"/>
      </w:pPr>
      <w:rPr>
        <w:rFonts w:hint="default" w:ascii="Wingdings" w:hAnsi="Wingdings"/>
      </w:rPr>
    </w:lvl>
    <w:lvl w:ilvl="6" w:tplc="776289BA">
      <w:start w:val="1"/>
      <w:numFmt w:val="bullet"/>
      <w:lvlText w:val=""/>
      <w:lvlJc w:val="left"/>
      <w:pPr>
        <w:ind w:left="5040" w:hanging="360"/>
      </w:pPr>
      <w:rPr>
        <w:rFonts w:hint="default" w:ascii="Symbol" w:hAnsi="Symbol"/>
      </w:rPr>
    </w:lvl>
    <w:lvl w:ilvl="7" w:tplc="17BCD51C">
      <w:start w:val="1"/>
      <w:numFmt w:val="bullet"/>
      <w:lvlText w:val="o"/>
      <w:lvlJc w:val="left"/>
      <w:pPr>
        <w:ind w:left="5760" w:hanging="360"/>
      </w:pPr>
      <w:rPr>
        <w:rFonts w:hint="default" w:ascii="Courier New" w:hAnsi="Courier New"/>
      </w:rPr>
    </w:lvl>
    <w:lvl w:ilvl="8" w:tplc="38825CEE">
      <w:start w:val="1"/>
      <w:numFmt w:val="bullet"/>
      <w:lvlText w:val=""/>
      <w:lvlJc w:val="left"/>
      <w:pPr>
        <w:ind w:left="6480" w:hanging="360"/>
      </w:pPr>
      <w:rPr>
        <w:rFonts w:hint="default" w:ascii="Wingdings" w:hAnsi="Wingdings"/>
      </w:rPr>
    </w:lvl>
  </w:abstractNum>
  <w:abstractNum w:abstractNumId="8" w15:restartNumberingAfterBreak="0">
    <w:nsid w:val="136F3416"/>
    <w:multiLevelType w:val="hybridMultilevel"/>
    <w:tmpl w:val="EEACC282"/>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9" w15:restartNumberingAfterBreak="0">
    <w:nsid w:val="138ECA67"/>
    <w:multiLevelType w:val="hybridMultilevel"/>
    <w:tmpl w:val="92041938"/>
    <w:lvl w:ilvl="0" w:tplc="BE4AB442">
      <w:start w:val="1"/>
      <w:numFmt w:val="bullet"/>
      <w:lvlText w:val=""/>
      <w:lvlJc w:val="left"/>
      <w:pPr>
        <w:ind w:left="720" w:hanging="360"/>
      </w:pPr>
      <w:rPr>
        <w:rFonts w:hint="default" w:ascii="Symbol" w:hAnsi="Symbol"/>
      </w:rPr>
    </w:lvl>
    <w:lvl w:ilvl="1" w:tplc="E08A89AC">
      <w:start w:val="1"/>
      <w:numFmt w:val="bullet"/>
      <w:lvlText w:val="o"/>
      <w:lvlJc w:val="left"/>
      <w:pPr>
        <w:ind w:left="1440" w:hanging="360"/>
      </w:pPr>
      <w:rPr>
        <w:rFonts w:hint="default" w:ascii="Courier New" w:hAnsi="Courier New"/>
      </w:rPr>
    </w:lvl>
    <w:lvl w:ilvl="2" w:tplc="27C28A1A">
      <w:start w:val="1"/>
      <w:numFmt w:val="bullet"/>
      <w:lvlText w:val=""/>
      <w:lvlJc w:val="left"/>
      <w:pPr>
        <w:ind w:left="2160" w:hanging="360"/>
      </w:pPr>
      <w:rPr>
        <w:rFonts w:hint="default" w:ascii="Wingdings" w:hAnsi="Wingdings"/>
      </w:rPr>
    </w:lvl>
    <w:lvl w:ilvl="3" w:tplc="8D487E46">
      <w:start w:val="1"/>
      <w:numFmt w:val="bullet"/>
      <w:lvlText w:val=""/>
      <w:lvlJc w:val="left"/>
      <w:pPr>
        <w:ind w:left="2880" w:hanging="360"/>
      </w:pPr>
      <w:rPr>
        <w:rFonts w:hint="default" w:ascii="Symbol" w:hAnsi="Symbol"/>
      </w:rPr>
    </w:lvl>
    <w:lvl w:ilvl="4" w:tplc="B70E49A0">
      <w:start w:val="1"/>
      <w:numFmt w:val="bullet"/>
      <w:lvlText w:val="o"/>
      <w:lvlJc w:val="left"/>
      <w:pPr>
        <w:ind w:left="3600" w:hanging="360"/>
      </w:pPr>
      <w:rPr>
        <w:rFonts w:hint="default" w:ascii="Courier New" w:hAnsi="Courier New"/>
      </w:rPr>
    </w:lvl>
    <w:lvl w:ilvl="5" w:tplc="DE1C51FA">
      <w:start w:val="1"/>
      <w:numFmt w:val="bullet"/>
      <w:lvlText w:val=""/>
      <w:lvlJc w:val="left"/>
      <w:pPr>
        <w:ind w:left="4320" w:hanging="360"/>
      </w:pPr>
      <w:rPr>
        <w:rFonts w:hint="default" w:ascii="Wingdings" w:hAnsi="Wingdings"/>
      </w:rPr>
    </w:lvl>
    <w:lvl w:ilvl="6" w:tplc="501A8EC8">
      <w:start w:val="1"/>
      <w:numFmt w:val="bullet"/>
      <w:lvlText w:val=""/>
      <w:lvlJc w:val="left"/>
      <w:pPr>
        <w:ind w:left="5040" w:hanging="360"/>
      </w:pPr>
      <w:rPr>
        <w:rFonts w:hint="default" w:ascii="Symbol" w:hAnsi="Symbol"/>
      </w:rPr>
    </w:lvl>
    <w:lvl w:ilvl="7" w:tplc="1960C086">
      <w:start w:val="1"/>
      <w:numFmt w:val="bullet"/>
      <w:lvlText w:val="o"/>
      <w:lvlJc w:val="left"/>
      <w:pPr>
        <w:ind w:left="5760" w:hanging="360"/>
      </w:pPr>
      <w:rPr>
        <w:rFonts w:hint="default" w:ascii="Courier New" w:hAnsi="Courier New"/>
      </w:rPr>
    </w:lvl>
    <w:lvl w:ilvl="8" w:tplc="66182376">
      <w:start w:val="1"/>
      <w:numFmt w:val="bullet"/>
      <w:lvlText w:val=""/>
      <w:lvlJc w:val="left"/>
      <w:pPr>
        <w:ind w:left="6480" w:hanging="360"/>
      </w:pPr>
      <w:rPr>
        <w:rFonts w:hint="default" w:ascii="Wingdings" w:hAnsi="Wingdings"/>
      </w:rPr>
    </w:lvl>
  </w:abstractNum>
  <w:abstractNum w:abstractNumId="10" w15:restartNumberingAfterBreak="0">
    <w:nsid w:val="14EE739E"/>
    <w:multiLevelType w:val="hybridMultilevel"/>
    <w:tmpl w:val="03F4F4F8"/>
    <w:lvl w:ilvl="0" w:tplc="52E6A466">
      <w:start w:val="1"/>
      <w:numFmt w:val="bullet"/>
      <w:lvlText w:val=""/>
      <w:lvlJc w:val="left"/>
      <w:pPr>
        <w:ind w:left="1080" w:hanging="360"/>
      </w:pPr>
      <w:rPr>
        <w:rFonts w:hint="default" w:ascii="Symbol" w:hAnsi="Symbol"/>
      </w:rPr>
    </w:lvl>
    <w:lvl w:ilvl="1" w:tplc="74881382">
      <w:start w:val="1"/>
      <w:numFmt w:val="bullet"/>
      <w:lvlText w:val="o"/>
      <w:lvlJc w:val="left"/>
      <w:pPr>
        <w:ind w:left="1800" w:hanging="360"/>
      </w:pPr>
      <w:rPr>
        <w:rFonts w:hint="default" w:ascii="Courier New" w:hAnsi="Courier New"/>
      </w:rPr>
    </w:lvl>
    <w:lvl w:ilvl="2" w:tplc="E166B77E">
      <w:start w:val="1"/>
      <w:numFmt w:val="bullet"/>
      <w:lvlText w:val=""/>
      <w:lvlJc w:val="left"/>
      <w:pPr>
        <w:ind w:left="2520" w:hanging="360"/>
      </w:pPr>
      <w:rPr>
        <w:rFonts w:hint="default" w:ascii="Wingdings" w:hAnsi="Wingdings"/>
      </w:rPr>
    </w:lvl>
    <w:lvl w:ilvl="3" w:tplc="04581556">
      <w:start w:val="1"/>
      <w:numFmt w:val="bullet"/>
      <w:lvlText w:val=""/>
      <w:lvlJc w:val="left"/>
      <w:pPr>
        <w:ind w:left="3240" w:hanging="360"/>
      </w:pPr>
      <w:rPr>
        <w:rFonts w:hint="default" w:ascii="Symbol" w:hAnsi="Symbol"/>
      </w:rPr>
    </w:lvl>
    <w:lvl w:ilvl="4" w:tplc="DAD6F512">
      <w:start w:val="1"/>
      <w:numFmt w:val="bullet"/>
      <w:lvlText w:val="o"/>
      <w:lvlJc w:val="left"/>
      <w:pPr>
        <w:ind w:left="3960" w:hanging="360"/>
      </w:pPr>
      <w:rPr>
        <w:rFonts w:hint="default" w:ascii="Courier New" w:hAnsi="Courier New"/>
      </w:rPr>
    </w:lvl>
    <w:lvl w:ilvl="5" w:tplc="71203B5A">
      <w:start w:val="1"/>
      <w:numFmt w:val="bullet"/>
      <w:lvlText w:val=""/>
      <w:lvlJc w:val="left"/>
      <w:pPr>
        <w:ind w:left="4680" w:hanging="360"/>
      </w:pPr>
      <w:rPr>
        <w:rFonts w:hint="default" w:ascii="Wingdings" w:hAnsi="Wingdings"/>
      </w:rPr>
    </w:lvl>
    <w:lvl w:ilvl="6" w:tplc="66B83140">
      <w:start w:val="1"/>
      <w:numFmt w:val="bullet"/>
      <w:lvlText w:val=""/>
      <w:lvlJc w:val="left"/>
      <w:pPr>
        <w:ind w:left="5400" w:hanging="360"/>
      </w:pPr>
      <w:rPr>
        <w:rFonts w:hint="default" w:ascii="Symbol" w:hAnsi="Symbol"/>
      </w:rPr>
    </w:lvl>
    <w:lvl w:ilvl="7" w:tplc="BED8D506">
      <w:start w:val="1"/>
      <w:numFmt w:val="bullet"/>
      <w:lvlText w:val="o"/>
      <w:lvlJc w:val="left"/>
      <w:pPr>
        <w:ind w:left="6120" w:hanging="360"/>
      </w:pPr>
      <w:rPr>
        <w:rFonts w:hint="default" w:ascii="Courier New" w:hAnsi="Courier New"/>
      </w:rPr>
    </w:lvl>
    <w:lvl w:ilvl="8" w:tplc="F4169C7C">
      <w:start w:val="1"/>
      <w:numFmt w:val="bullet"/>
      <w:lvlText w:val=""/>
      <w:lvlJc w:val="left"/>
      <w:pPr>
        <w:ind w:left="6840" w:hanging="360"/>
      </w:pPr>
      <w:rPr>
        <w:rFonts w:hint="default" w:ascii="Wingdings" w:hAnsi="Wingdings"/>
      </w:rPr>
    </w:lvl>
  </w:abstractNum>
  <w:abstractNum w:abstractNumId="11" w15:restartNumberingAfterBreak="0">
    <w:nsid w:val="15D959D8"/>
    <w:multiLevelType w:val="hybridMultilevel"/>
    <w:tmpl w:val="0A023BF4"/>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2" w15:restartNumberingAfterBreak="0">
    <w:nsid w:val="17A18435"/>
    <w:multiLevelType w:val="hybridMultilevel"/>
    <w:tmpl w:val="E67A7114"/>
    <w:lvl w:ilvl="0" w:tplc="A370758C">
      <w:start w:val="1"/>
      <w:numFmt w:val="bullet"/>
      <w:lvlText w:val=""/>
      <w:lvlJc w:val="left"/>
      <w:pPr>
        <w:ind w:left="720" w:hanging="360"/>
      </w:pPr>
      <w:rPr>
        <w:rFonts w:hint="default" w:ascii="Symbol" w:hAnsi="Symbol"/>
      </w:rPr>
    </w:lvl>
    <w:lvl w:ilvl="1" w:tplc="E6A4B41E">
      <w:start w:val="1"/>
      <w:numFmt w:val="bullet"/>
      <w:lvlText w:val="o"/>
      <w:lvlJc w:val="left"/>
      <w:pPr>
        <w:ind w:left="1440" w:hanging="360"/>
      </w:pPr>
      <w:rPr>
        <w:rFonts w:hint="default" w:ascii="Courier New" w:hAnsi="Courier New"/>
      </w:rPr>
    </w:lvl>
    <w:lvl w:ilvl="2" w:tplc="5DD04E34">
      <w:start w:val="1"/>
      <w:numFmt w:val="bullet"/>
      <w:lvlText w:val=""/>
      <w:lvlJc w:val="left"/>
      <w:pPr>
        <w:ind w:left="2160" w:hanging="360"/>
      </w:pPr>
      <w:rPr>
        <w:rFonts w:hint="default" w:ascii="Wingdings" w:hAnsi="Wingdings"/>
      </w:rPr>
    </w:lvl>
    <w:lvl w:ilvl="3" w:tplc="9044FB98">
      <w:start w:val="1"/>
      <w:numFmt w:val="bullet"/>
      <w:lvlText w:val=""/>
      <w:lvlJc w:val="left"/>
      <w:pPr>
        <w:ind w:left="2880" w:hanging="360"/>
      </w:pPr>
      <w:rPr>
        <w:rFonts w:hint="default" w:ascii="Symbol" w:hAnsi="Symbol"/>
      </w:rPr>
    </w:lvl>
    <w:lvl w:ilvl="4" w:tplc="7C625548">
      <w:start w:val="1"/>
      <w:numFmt w:val="bullet"/>
      <w:lvlText w:val="o"/>
      <w:lvlJc w:val="left"/>
      <w:pPr>
        <w:ind w:left="3600" w:hanging="360"/>
      </w:pPr>
      <w:rPr>
        <w:rFonts w:hint="default" w:ascii="Courier New" w:hAnsi="Courier New"/>
      </w:rPr>
    </w:lvl>
    <w:lvl w:ilvl="5" w:tplc="FDDEF806">
      <w:start w:val="1"/>
      <w:numFmt w:val="bullet"/>
      <w:lvlText w:val=""/>
      <w:lvlJc w:val="left"/>
      <w:pPr>
        <w:ind w:left="4320" w:hanging="360"/>
      </w:pPr>
      <w:rPr>
        <w:rFonts w:hint="default" w:ascii="Wingdings" w:hAnsi="Wingdings"/>
      </w:rPr>
    </w:lvl>
    <w:lvl w:ilvl="6" w:tplc="BEF0860E">
      <w:start w:val="1"/>
      <w:numFmt w:val="bullet"/>
      <w:lvlText w:val=""/>
      <w:lvlJc w:val="left"/>
      <w:pPr>
        <w:ind w:left="5040" w:hanging="360"/>
      </w:pPr>
      <w:rPr>
        <w:rFonts w:hint="default" w:ascii="Symbol" w:hAnsi="Symbol"/>
      </w:rPr>
    </w:lvl>
    <w:lvl w:ilvl="7" w:tplc="26562054">
      <w:start w:val="1"/>
      <w:numFmt w:val="bullet"/>
      <w:lvlText w:val="o"/>
      <w:lvlJc w:val="left"/>
      <w:pPr>
        <w:ind w:left="5760" w:hanging="360"/>
      </w:pPr>
      <w:rPr>
        <w:rFonts w:hint="default" w:ascii="Courier New" w:hAnsi="Courier New"/>
      </w:rPr>
    </w:lvl>
    <w:lvl w:ilvl="8" w:tplc="8A6CFCE4">
      <w:start w:val="1"/>
      <w:numFmt w:val="bullet"/>
      <w:lvlText w:val=""/>
      <w:lvlJc w:val="left"/>
      <w:pPr>
        <w:ind w:left="6480" w:hanging="360"/>
      </w:pPr>
      <w:rPr>
        <w:rFonts w:hint="default" w:ascii="Wingdings" w:hAnsi="Wingdings"/>
      </w:rPr>
    </w:lvl>
  </w:abstractNum>
  <w:abstractNum w:abstractNumId="13" w15:restartNumberingAfterBreak="0">
    <w:nsid w:val="1C65A595"/>
    <w:multiLevelType w:val="hybridMultilevel"/>
    <w:tmpl w:val="28F0CC6C"/>
    <w:lvl w:ilvl="0" w:tplc="E160B830">
      <w:start w:val="1"/>
      <w:numFmt w:val="bullet"/>
      <w:lvlText w:val=""/>
      <w:lvlJc w:val="left"/>
      <w:pPr>
        <w:ind w:left="720" w:hanging="360"/>
      </w:pPr>
      <w:rPr>
        <w:rFonts w:hint="default" w:ascii="Symbol" w:hAnsi="Symbol"/>
      </w:rPr>
    </w:lvl>
    <w:lvl w:ilvl="1" w:tplc="8222CBCC">
      <w:start w:val="1"/>
      <w:numFmt w:val="bullet"/>
      <w:lvlText w:val="o"/>
      <w:lvlJc w:val="left"/>
      <w:pPr>
        <w:ind w:left="1440" w:hanging="360"/>
      </w:pPr>
      <w:rPr>
        <w:rFonts w:hint="default" w:ascii="Courier New" w:hAnsi="Courier New"/>
      </w:rPr>
    </w:lvl>
    <w:lvl w:ilvl="2" w:tplc="F78089A2">
      <w:start w:val="1"/>
      <w:numFmt w:val="bullet"/>
      <w:lvlText w:val=""/>
      <w:lvlJc w:val="left"/>
      <w:pPr>
        <w:ind w:left="2160" w:hanging="360"/>
      </w:pPr>
      <w:rPr>
        <w:rFonts w:hint="default" w:ascii="Wingdings" w:hAnsi="Wingdings"/>
      </w:rPr>
    </w:lvl>
    <w:lvl w:ilvl="3" w:tplc="8E6E862A">
      <w:start w:val="1"/>
      <w:numFmt w:val="bullet"/>
      <w:lvlText w:val=""/>
      <w:lvlJc w:val="left"/>
      <w:pPr>
        <w:ind w:left="2880" w:hanging="360"/>
      </w:pPr>
      <w:rPr>
        <w:rFonts w:hint="default" w:ascii="Symbol" w:hAnsi="Symbol"/>
      </w:rPr>
    </w:lvl>
    <w:lvl w:ilvl="4" w:tplc="9E6ABC32">
      <w:start w:val="1"/>
      <w:numFmt w:val="bullet"/>
      <w:lvlText w:val="o"/>
      <w:lvlJc w:val="left"/>
      <w:pPr>
        <w:ind w:left="3600" w:hanging="360"/>
      </w:pPr>
      <w:rPr>
        <w:rFonts w:hint="default" w:ascii="Courier New" w:hAnsi="Courier New"/>
      </w:rPr>
    </w:lvl>
    <w:lvl w:ilvl="5" w:tplc="497435D2">
      <w:start w:val="1"/>
      <w:numFmt w:val="bullet"/>
      <w:lvlText w:val=""/>
      <w:lvlJc w:val="left"/>
      <w:pPr>
        <w:ind w:left="4320" w:hanging="360"/>
      </w:pPr>
      <w:rPr>
        <w:rFonts w:hint="default" w:ascii="Wingdings" w:hAnsi="Wingdings"/>
      </w:rPr>
    </w:lvl>
    <w:lvl w:ilvl="6" w:tplc="10D2CB72">
      <w:start w:val="1"/>
      <w:numFmt w:val="bullet"/>
      <w:lvlText w:val=""/>
      <w:lvlJc w:val="left"/>
      <w:pPr>
        <w:ind w:left="5040" w:hanging="360"/>
      </w:pPr>
      <w:rPr>
        <w:rFonts w:hint="default" w:ascii="Symbol" w:hAnsi="Symbol"/>
      </w:rPr>
    </w:lvl>
    <w:lvl w:ilvl="7" w:tplc="84E84DB8">
      <w:start w:val="1"/>
      <w:numFmt w:val="bullet"/>
      <w:lvlText w:val="o"/>
      <w:lvlJc w:val="left"/>
      <w:pPr>
        <w:ind w:left="5760" w:hanging="360"/>
      </w:pPr>
      <w:rPr>
        <w:rFonts w:hint="default" w:ascii="Courier New" w:hAnsi="Courier New"/>
      </w:rPr>
    </w:lvl>
    <w:lvl w:ilvl="8" w:tplc="10A00B82">
      <w:start w:val="1"/>
      <w:numFmt w:val="bullet"/>
      <w:lvlText w:val=""/>
      <w:lvlJc w:val="left"/>
      <w:pPr>
        <w:ind w:left="6480" w:hanging="360"/>
      </w:pPr>
      <w:rPr>
        <w:rFonts w:hint="default" w:ascii="Wingdings" w:hAnsi="Wingdings"/>
      </w:rPr>
    </w:lvl>
  </w:abstractNum>
  <w:abstractNum w:abstractNumId="14" w15:restartNumberingAfterBreak="0">
    <w:nsid w:val="1CDC652E"/>
    <w:multiLevelType w:val="hybridMultilevel"/>
    <w:tmpl w:val="E3143B4E"/>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5" w15:restartNumberingAfterBreak="0">
    <w:nsid w:val="1E38775D"/>
    <w:multiLevelType w:val="hybridMultilevel"/>
    <w:tmpl w:val="F7FE88F8"/>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6" w15:restartNumberingAfterBreak="0">
    <w:nsid w:val="1E5F5F63"/>
    <w:multiLevelType w:val="hybridMultilevel"/>
    <w:tmpl w:val="6B16C29C"/>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1FB359E2"/>
    <w:multiLevelType w:val="hybridMultilevel"/>
    <w:tmpl w:val="F392D354"/>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8" w15:restartNumberingAfterBreak="0">
    <w:nsid w:val="2077369E"/>
    <w:multiLevelType w:val="hybridMultilevel"/>
    <w:tmpl w:val="2A78A0F2"/>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9" w15:restartNumberingAfterBreak="0">
    <w:nsid w:val="219AFE1D"/>
    <w:multiLevelType w:val="hybridMultilevel"/>
    <w:tmpl w:val="E99E10AE"/>
    <w:lvl w:ilvl="0" w:tplc="5D7CE142">
      <w:start w:val="1"/>
      <w:numFmt w:val="bullet"/>
      <w:lvlText w:val=""/>
      <w:lvlJc w:val="left"/>
      <w:pPr>
        <w:ind w:left="720" w:hanging="360"/>
      </w:pPr>
      <w:rPr>
        <w:rFonts w:hint="default" w:ascii="Symbol" w:hAnsi="Symbol"/>
      </w:rPr>
    </w:lvl>
    <w:lvl w:ilvl="1" w:tplc="2AEE7168">
      <w:start w:val="1"/>
      <w:numFmt w:val="bullet"/>
      <w:lvlText w:val="o"/>
      <w:lvlJc w:val="left"/>
      <w:pPr>
        <w:ind w:left="1440" w:hanging="360"/>
      </w:pPr>
      <w:rPr>
        <w:rFonts w:hint="default" w:ascii="Courier New" w:hAnsi="Courier New"/>
      </w:rPr>
    </w:lvl>
    <w:lvl w:ilvl="2" w:tplc="1106515A">
      <w:start w:val="1"/>
      <w:numFmt w:val="bullet"/>
      <w:lvlText w:val=""/>
      <w:lvlJc w:val="left"/>
      <w:pPr>
        <w:ind w:left="2160" w:hanging="360"/>
      </w:pPr>
      <w:rPr>
        <w:rFonts w:hint="default" w:ascii="Wingdings" w:hAnsi="Wingdings"/>
      </w:rPr>
    </w:lvl>
    <w:lvl w:ilvl="3" w:tplc="4A4A7826">
      <w:start w:val="1"/>
      <w:numFmt w:val="bullet"/>
      <w:lvlText w:val=""/>
      <w:lvlJc w:val="left"/>
      <w:pPr>
        <w:ind w:left="2880" w:hanging="360"/>
      </w:pPr>
      <w:rPr>
        <w:rFonts w:hint="default" w:ascii="Symbol" w:hAnsi="Symbol"/>
      </w:rPr>
    </w:lvl>
    <w:lvl w:ilvl="4" w:tplc="D862DE4C">
      <w:start w:val="1"/>
      <w:numFmt w:val="bullet"/>
      <w:lvlText w:val="o"/>
      <w:lvlJc w:val="left"/>
      <w:pPr>
        <w:ind w:left="3600" w:hanging="360"/>
      </w:pPr>
      <w:rPr>
        <w:rFonts w:hint="default" w:ascii="Courier New" w:hAnsi="Courier New"/>
      </w:rPr>
    </w:lvl>
    <w:lvl w:ilvl="5" w:tplc="AECC497C">
      <w:start w:val="1"/>
      <w:numFmt w:val="bullet"/>
      <w:lvlText w:val=""/>
      <w:lvlJc w:val="left"/>
      <w:pPr>
        <w:ind w:left="4320" w:hanging="360"/>
      </w:pPr>
      <w:rPr>
        <w:rFonts w:hint="default" w:ascii="Wingdings" w:hAnsi="Wingdings"/>
      </w:rPr>
    </w:lvl>
    <w:lvl w:ilvl="6" w:tplc="AF748B70">
      <w:start w:val="1"/>
      <w:numFmt w:val="bullet"/>
      <w:lvlText w:val=""/>
      <w:lvlJc w:val="left"/>
      <w:pPr>
        <w:ind w:left="5040" w:hanging="360"/>
      </w:pPr>
      <w:rPr>
        <w:rFonts w:hint="default" w:ascii="Symbol" w:hAnsi="Symbol"/>
      </w:rPr>
    </w:lvl>
    <w:lvl w:ilvl="7" w:tplc="E9B8E15C">
      <w:start w:val="1"/>
      <w:numFmt w:val="bullet"/>
      <w:lvlText w:val="o"/>
      <w:lvlJc w:val="left"/>
      <w:pPr>
        <w:ind w:left="5760" w:hanging="360"/>
      </w:pPr>
      <w:rPr>
        <w:rFonts w:hint="default" w:ascii="Courier New" w:hAnsi="Courier New"/>
      </w:rPr>
    </w:lvl>
    <w:lvl w:ilvl="8" w:tplc="30D60D98">
      <w:start w:val="1"/>
      <w:numFmt w:val="bullet"/>
      <w:lvlText w:val=""/>
      <w:lvlJc w:val="left"/>
      <w:pPr>
        <w:ind w:left="6480" w:hanging="360"/>
      </w:pPr>
      <w:rPr>
        <w:rFonts w:hint="default" w:ascii="Wingdings" w:hAnsi="Wingdings"/>
      </w:rPr>
    </w:lvl>
  </w:abstractNum>
  <w:abstractNum w:abstractNumId="20" w15:restartNumberingAfterBreak="0">
    <w:nsid w:val="227D3F28"/>
    <w:multiLevelType w:val="hybridMultilevel"/>
    <w:tmpl w:val="65EC7612"/>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21" w15:restartNumberingAfterBreak="0">
    <w:nsid w:val="228A154E"/>
    <w:multiLevelType w:val="hybridMultilevel"/>
    <w:tmpl w:val="747E8B38"/>
    <w:lvl w:ilvl="0" w:tplc="626AED22">
      <w:start w:val="1"/>
      <w:numFmt w:val="bullet"/>
      <w:lvlText w:val=""/>
      <w:lvlJc w:val="left"/>
      <w:pPr>
        <w:ind w:left="720" w:hanging="360"/>
      </w:pPr>
      <w:rPr>
        <w:rFonts w:hint="default" w:ascii="Symbol" w:hAnsi="Symbol"/>
      </w:rPr>
    </w:lvl>
    <w:lvl w:ilvl="1" w:tplc="BDC23D8E">
      <w:start w:val="1"/>
      <w:numFmt w:val="bullet"/>
      <w:lvlText w:val="o"/>
      <w:lvlJc w:val="left"/>
      <w:pPr>
        <w:ind w:left="1440" w:hanging="360"/>
      </w:pPr>
      <w:rPr>
        <w:rFonts w:hint="default" w:ascii="Courier New" w:hAnsi="Courier New"/>
      </w:rPr>
    </w:lvl>
    <w:lvl w:ilvl="2" w:tplc="036480E4">
      <w:start w:val="1"/>
      <w:numFmt w:val="bullet"/>
      <w:lvlText w:val=""/>
      <w:lvlJc w:val="left"/>
      <w:pPr>
        <w:ind w:left="2160" w:hanging="360"/>
      </w:pPr>
      <w:rPr>
        <w:rFonts w:hint="default" w:ascii="Wingdings" w:hAnsi="Wingdings"/>
      </w:rPr>
    </w:lvl>
    <w:lvl w:ilvl="3" w:tplc="20967DDC">
      <w:start w:val="1"/>
      <w:numFmt w:val="bullet"/>
      <w:lvlText w:val=""/>
      <w:lvlJc w:val="left"/>
      <w:pPr>
        <w:ind w:left="2880" w:hanging="360"/>
      </w:pPr>
      <w:rPr>
        <w:rFonts w:hint="default" w:ascii="Symbol" w:hAnsi="Symbol"/>
      </w:rPr>
    </w:lvl>
    <w:lvl w:ilvl="4" w:tplc="EF3460F0">
      <w:start w:val="1"/>
      <w:numFmt w:val="bullet"/>
      <w:lvlText w:val="o"/>
      <w:lvlJc w:val="left"/>
      <w:pPr>
        <w:ind w:left="3600" w:hanging="360"/>
      </w:pPr>
      <w:rPr>
        <w:rFonts w:hint="default" w:ascii="Courier New" w:hAnsi="Courier New"/>
      </w:rPr>
    </w:lvl>
    <w:lvl w:ilvl="5" w:tplc="51081208">
      <w:start w:val="1"/>
      <w:numFmt w:val="bullet"/>
      <w:lvlText w:val=""/>
      <w:lvlJc w:val="left"/>
      <w:pPr>
        <w:ind w:left="4320" w:hanging="360"/>
      </w:pPr>
      <w:rPr>
        <w:rFonts w:hint="default" w:ascii="Wingdings" w:hAnsi="Wingdings"/>
      </w:rPr>
    </w:lvl>
    <w:lvl w:ilvl="6" w:tplc="256C124E">
      <w:start w:val="1"/>
      <w:numFmt w:val="bullet"/>
      <w:lvlText w:val=""/>
      <w:lvlJc w:val="left"/>
      <w:pPr>
        <w:ind w:left="5040" w:hanging="360"/>
      </w:pPr>
      <w:rPr>
        <w:rFonts w:hint="default" w:ascii="Symbol" w:hAnsi="Symbol"/>
      </w:rPr>
    </w:lvl>
    <w:lvl w:ilvl="7" w:tplc="A386FC68">
      <w:start w:val="1"/>
      <w:numFmt w:val="bullet"/>
      <w:lvlText w:val="o"/>
      <w:lvlJc w:val="left"/>
      <w:pPr>
        <w:ind w:left="5760" w:hanging="360"/>
      </w:pPr>
      <w:rPr>
        <w:rFonts w:hint="default" w:ascii="Courier New" w:hAnsi="Courier New"/>
      </w:rPr>
    </w:lvl>
    <w:lvl w:ilvl="8" w:tplc="D0642680">
      <w:start w:val="1"/>
      <w:numFmt w:val="bullet"/>
      <w:lvlText w:val=""/>
      <w:lvlJc w:val="left"/>
      <w:pPr>
        <w:ind w:left="6480" w:hanging="360"/>
      </w:pPr>
      <w:rPr>
        <w:rFonts w:hint="default" w:ascii="Wingdings" w:hAnsi="Wingdings"/>
      </w:rPr>
    </w:lvl>
  </w:abstractNum>
  <w:abstractNum w:abstractNumId="22" w15:restartNumberingAfterBreak="0">
    <w:nsid w:val="24DC5803"/>
    <w:multiLevelType w:val="hybridMultilevel"/>
    <w:tmpl w:val="844265D0"/>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23" w15:restartNumberingAfterBreak="0">
    <w:nsid w:val="252F82FB"/>
    <w:multiLevelType w:val="hybridMultilevel"/>
    <w:tmpl w:val="A9F48F7A"/>
    <w:lvl w:ilvl="0" w:tplc="CA442D26">
      <w:start w:val="1"/>
      <w:numFmt w:val="bullet"/>
      <w:lvlText w:val=""/>
      <w:lvlJc w:val="left"/>
      <w:pPr>
        <w:ind w:left="720" w:hanging="360"/>
      </w:pPr>
      <w:rPr>
        <w:rFonts w:hint="default" w:ascii="Symbol" w:hAnsi="Symbol"/>
      </w:rPr>
    </w:lvl>
    <w:lvl w:ilvl="1" w:tplc="77824870">
      <w:start w:val="1"/>
      <w:numFmt w:val="bullet"/>
      <w:lvlText w:val="o"/>
      <w:lvlJc w:val="left"/>
      <w:pPr>
        <w:ind w:left="1440" w:hanging="360"/>
      </w:pPr>
      <w:rPr>
        <w:rFonts w:hint="default" w:ascii="Courier New" w:hAnsi="Courier New"/>
      </w:rPr>
    </w:lvl>
    <w:lvl w:ilvl="2" w:tplc="5B4C0486">
      <w:start w:val="1"/>
      <w:numFmt w:val="bullet"/>
      <w:lvlText w:val=""/>
      <w:lvlJc w:val="left"/>
      <w:pPr>
        <w:ind w:left="2160" w:hanging="360"/>
      </w:pPr>
      <w:rPr>
        <w:rFonts w:hint="default" w:ascii="Wingdings" w:hAnsi="Wingdings"/>
      </w:rPr>
    </w:lvl>
    <w:lvl w:ilvl="3" w:tplc="0C1AC274">
      <w:start w:val="1"/>
      <w:numFmt w:val="bullet"/>
      <w:lvlText w:val=""/>
      <w:lvlJc w:val="left"/>
      <w:pPr>
        <w:ind w:left="2880" w:hanging="360"/>
      </w:pPr>
      <w:rPr>
        <w:rFonts w:hint="default" w:ascii="Symbol" w:hAnsi="Symbol"/>
      </w:rPr>
    </w:lvl>
    <w:lvl w:ilvl="4" w:tplc="7BE221CE">
      <w:start w:val="1"/>
      <w:numFmt w:val="bullet"/>
      <w:lvlText w:val="o"/>
      <w:lvlJc w:val="left"/>
      <w:pPr>
        <w:ind w:left="3600" w:hanging="360"/>
      </w:pPr>
      <w:rPr>
        <w:rFonts w:hint="default" w:ascii="Courier New" w:hAnsi="Courier New"/>
      </w:rPr>
    </w:lvl>
    <w:lvl w:ilvl="5" w:tplc="228EEDAE">
      <w:start w:val="1"/>
      <w:numFmt w:val="bullet"/>
      <w:lvlText w:val=""/>
      <w:lvlJc w:val="left"/>
      <w:pPr>
        <w:ind w:left="4320" w:hanging="360"/>
      </w:pPr>
      <w:rPr>
        <w:rFonts w:hint="default" w:ascii="Wingdings" w:hAnsi="Wingdings"/>
      </w:rPr>
    </w:lvl>
    <w:lvl w:ilvl="6" w:tplc="BC881F76">
      <w:start w:val="1"/>
      <w:numFmt w:val="bullet"/>
      <w:lvlText w:val=""/>
      <w:lvlJc w:val="left"/>
      <w:pPr>
        <w:ind w:left="5040" w:hanging="360"/>
      </w:pPr>
      <w:rPr>
        <w:rFonts w:hint="default" w:ascii="Symbol" w:hAnsi="Symbol"/>
      </w:rPr>
    </w:lvl>
    <w:lvl w:ilvl="7" w:tplc="4C10859C">
      <w:start w:val="1"/>
      <w:numFmt w:val="bullet"/>
      <w:lvlText w:val="o"/>
      <w:lvlJc w:val="left"/>
      <w:pPr>
        <w:ind w:left="5760" w:hanging="360"/>
      </w:pPr>
      <w:rPr>
        <w:rFonts w:hint="default" w:ascii="Courier New" w:hAnsi="Courier New"/>
      </w:rPr>
    </w:lvl>
    <w:lvl w:ilvl="8" w:tplc="2C2E2DDE">
      <w:start w:val="1"/>
      <w:numFmt w:val="bullet"/>
      <w:lvlText w:val=""/>
      <w:lvlJc w:val="left"/>
      <w:pPr>
        <w:ind w:left="6480" w:hanging="360"/>
      </w:pPr>
      <w:rPr>
        <w:rFonts w:hint="default" w:ascii="Wingdings" w:hAnsi="Wingdings"/>
      </w:rPr>
    </w:lvl>
  </w:abstractNum>
  <w:abstractNum w:abstractNumId="24" w15:restartNumberingAfterBreak="0">
    <w:nsid w:val="285E5EA9"/>
    <w:multiLevelType w:val="hybridMultilevel"/>
    <w:tmpl w:val="AB184EC4"/>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25" w15:restartNumberingAfterBreak="0">
    <w:nsid w:val="2B5D418E"/>
    <w:multiLevelType w:val="hybridMultilevel"/>
    <w:tmpl w:val="626666F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6" w15:restartNumberingAfterBreak="0">
    <w:nsid w:val="2B7E3FCC"/>
    <w:multiLevelType w:val="hybridMultilevel"/>
    <w:tmpl w:val="7FBCCA7A"/>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27" w15:restartNumberingAfterBreak="0">
    <w:nsid w:val="30B14491"/>
    <w:multiLevelType w:val="hybridMultilevel"/>
    <w:tmpl w:val="7B249754"/>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28" w15:restartNumberingAfterBreak="0">
    <w:nsid w:val="33254DD3"/>
    <w:multiLevelType w:val="hybridMultilevel"/>
    <w:tmpl w:val="D6809FA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9" w15:restartNumberingAfterBreak="0">
    <w:nsid w:val="336735ED"/>
    <w:multiLevelType w:val="hybridMultilevel"/>
    <w:tmpl w:val="E5160ED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0" w15:restartNumberingAfterBreak="0">
    <w:nsid w:val="33A72FD8"/>
    <w:multiLevelType w:val="hybridMultilevel"/>
    <w:tmpl w:val="BCAA3E7C"/>
    <w:lvl w:ilvl="0" w:tplc="698CB7D6">
      <w:start w:val="1"/>
      <w:numFmt w:val="bullet"/>
      <w:lvlText w:val=""/>
      <w:lvlJc w:val="left"/>
      <w:pPr>
        <w:ind w:left="720" w:hanging="360"/>
      </w:pPr>
      <w:rPr>
        <w:rFonts w:hint="default" w:ascii="Symbol" w:hAnsi="Symbol"/>
      </w:rPr>
    </w:lvl>
    <w:lvl w:ilvl="1" w:tplc="22F2F520">
      <w:start w:val="1"/>
      <w:numFmt w:val="bullet"/>
      <w:lvlText w:val="o"/>
      <w:lvlJc w:val="left"/>
      <w:pPr>
        <w:ind w:left="1440" w:hanging="360"/>
      </w:pPr>
      <w:rPr>
        <w:rFonts w:hint="default" w:ascii="Courier New" w:hAnsi="Courier New"/>
      </w:rPr>
    </w:lvl>
    <w:lvl w:ilvl="2" w:tplc="648236D0">
      <w:start w:val="1"/>
      <w:numFmt w:val="bullet"/>
      <w:lvlText w:val=""/>
      <w:lvlJc w:val="left"/>
      <w:pPr>
        <w:ind w:left="2160" w:hanging="360"/>
      </w:pPr>
      <w:rPr>
        <w:rFonts w:hint="default" w:ascii="Wingdings" w:hAnsi="Wingdings"/>
      </w:rPr>
    </w:lvl>
    <w:lvl w:ilvl="3" w:tplc="2B3ABA38">
      <w:start w:val="1"/>
      <w:numFmt w:val="bullet"/>
      <w:lvlText w:val=""/>
      <w:lvlJc w:val="left"/>
      <w:pPr>
        <w:ind w:left="2880" w:hanging="360"/>
      </w:pPr>
      <w:rPr>
        <w:rFonts w:hint="default" w:ascii="Symbol" w:hAnsi="Symbol"/>
      </w:rPr>
    </w:lvl>
    <w:lvl w:ilvl="4" w:tplc="992809CE">
      <w:start w:val="1"/>
      <w:numFmt w:val="bullet"/>
      <w:lvlText w:val="o"/>
      <w:lvlJc w:val="left"/>
      <w:pPr>
        <w:ind w:left="3600" w:hanging="360"/>
      </w:pPr>
      <w:rPr>
        <w:rFonts w:hint="default" w:ascii="Courier New" w:hAnsi="Courier New"/>
      </w:rPr>
    </w:lvl>
    <w:lvl w:ilvl="5" w:tplc="98CC4334">
      <w:start w:val="1"/>
      <w:numFmt w:val="bullet"/>
      <w:lvlText w:val=""/>
      <w:lvlJc w:val="left"/>
      <w:pPr>
        <w:ind w:left="4320" w:hanging="360"/>
      </w:pPr>
      <w:rPr>
        <w:rFonts w:hint="default" w:ascii="Wingdings" w:hAnsi="Wingdings"/>
      </w:rPr>
    </w:lvl>
    <w:lvl w:ilvl="6" w:tplc="749052EE">
      <w:start w:val="1"/>
      <w:numFmt w:val="bullet"/>
      <w:lvlText w:val=""/>
      <w:lvlJc w:val="left"/>
      <w:pPr>
        <w:ind w:left="5040" w:hanging="360"/>
      </w:pPr>
      <w:rPr>
        <w:rFonts w:hint="default" w:ascii="Symbol" w:hAnsi="Symbol"/>
      </w:rPr>
    </w:lvl>
    <w:lvl w:ilvl="7" w:tplc="E500BEBE">
      <w:start w:val="1"/>
      <w:numFmt w:val="bullet"/>
      <w:lvlText w:val="o"/>
      <w:lvlJc w:val="left"/>
      <w:pPr>
        <w:ind w:left="5760" w:hanging="360"/>
      </w:pPr>
      <w:rPr>
        <w:rFonts w:hint="default" w:ascii="Courier New" w:hAnsi="Courier New"/>
      </w:rPr>
    </w:lvl>
    <w:lvl w:ilvl="8" w:tplc="1A7EA60E">
      <w:start w:val="1"/>
      <w:numFmt w:val="bullet"/>
      <w:lvlText w:val=""/>
      <w:lvlJc w:val="left"/>
      <w:pPr>
        <w:ind w:left="6480" w:hanging="360"/>
      </w:pPr>
      <w:rPr>
        <w:rFonts w:hint="default" w:ascii="Wingdings" w:hAnsi="Wingdings"/>
      </w:rPr>
    </w:lvl>
  </w:abstractNum>
  <w:abstractNum w:abstractNumId="31" w15:restartNumberingAfterBreak="0">
    <w:nsid w:val="37352578"/>
    <w:multiLevelType w:val="hybridMultilevel"/>
    <w:tmpl w:val="3F2E2FA6"/>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32" w15:restartNumberingAfterBreak="0">
    <w:nsid w:val="3793D723"/>
    <w:multiLevelType w:val="hybridMultilevel"/>
    <w:tmpl w:val="9C56FD20"/>
    <w:lvl w:ilvl="0" w:tplc="6DC23C62">
      <w:start w:val="1"/>
      <w:numFmt w:val="bullet"/>
      <w:lvlText w:val=""/>
      <w:lvlJc w:val="left"/>
      <w:pPr>
        <w:ind w:left="720" w:hanging="360"/>
      </w:pPr>
      <w:rPr>
        <w:rFonts w:hint="default" w:ascii="Symbol" w:hAnsi="Symbol"/>
      </w:rPr>
    </w:lvl>
    <w:lvl w:ilvl="1" w:tplc="D2744C4C">
      <w:start w:val="1"/>
      <w:numFmt w:val="bullet"/>
      <w:lvlText w:val="o"/>
      <w:lvlJc w:val="left"/>
      <w:pPr>
        <w:ind w:left="1440" w:hanging="360"/>
      </w:pPr>
      <w:rPr>
        <w:rFonts w:hint="default" w:ascii="Courier New" w:hAnsi="Courier New"/>
      </w:rPr>
    </w:lvl>
    <w:lvl w:ilvl="2" w:tplc="940CF4D0">
      <w:start w:val="1"/>
      <w:numFmt w:val="bullet"/>
      <w:lvlText w:val=""/>
      <w:lvlJc w:val="left"/>
      <w:pPr>
        <w:ind w:left="2160" w:hanging="360"/>
      </w:pPr>
      <w:rPr>
        <w:rFonts w:hint="default" w:ascii="Wingdings" w:hAnsi="Wingdings"/>
      </w:rPr>
    </w:lvl>
    <w:lvl w:ilvl="3" w:tplc="698485BC">
      <w:start w:val="1"/>
      <w:numFmt w:val="bullet"/>
      <w:lvlText w:val=""/>
      <w:lvlJc w:val="left"/>
      <w:pPr>
        <w:ind w:left="2880" w:hanging="360"/>
      </w:pPr>
      <w:rPr>
        <w:rFonts w:hint="default" w:ascii="Symbol" w:hAnsi="Symbol"/>
      </w:rPr>
    </w:lvl>
    <w:lvl w:ilvl="4" w:tplc="18CEE2C8">
      <w:start w:val="1"/>
      <w:numFmt w:val="bullet"/>
      <w:lvlText w:val="o"/>
      <w:lvlJc w:val="left"/>
      <w:pPr>
        <w:ind w:left="3600" w:hanging="360"/>
      </w:pPr>
      <w:rPr>
        <w:rFonts w:hint="default" w:ascii="Courier New" w:hAnsi="Courier New"/>
      </w:rPr>
    </w:lvl>
    <w:lvl w:ilvl="5" w:tplc="AE92A866">
      <w:start w:val="1"/>
      <w:numFmt w:val="bullet"/>
      <w:lvlText w:val=""/>
      <w:lvlJc w:val="left"/>
      <w:pPr>
        <w:ind w:left="4320" w:hanging="360"/>
      </w:pPr>
      <w:rPr>
        <w:rFonts w:hint="default" w:ascii="Wingdings" w:hAnsi="Wingdings"/>
      </w:rPr>
    </w:lvl>
    <w:lvl w:ilvl="6" w:tplc="C1C2D44A">
      <w:start w:val="1"/>
      <w:numFmt w:val="bullet"/>
      <w:lvlText w:val=""/>
      <w:lvlJc w:val="left"/>
      <w:pPr>
        <w:ind w:left="5040" w:hanging="360"/>
      </w:pPr>
      <w:rPr>
        <w:rFonts w:hint="default" w:ascii="Symbol" w:hAnsi="Symbol"/>
      </w:rPr>
    </w:lvl>
    <w:lvl w:ilvl="7" w:tplc="C862E1E0">
      <w:start w:val="1"/>
      <w:numFmt w:val="bullet"/>
      <w:lvlText w:val="o"/>
      <w:lvlJc w:val="left"/>
      <w:pPr>
        <w:ind w:left="5760" w:hanging="360"/>
      </w:pPr>
      <w:rPr>
        <w:rFonts w:hint="default" w:ascii="Courier New" w:hAnsi="Courier New"/>
      </w:rPr>
    </w:lvl>
    <w:lvl w:ilvl="8" w:tplc="E1228A68">
      <w:start w:val="1"/>
      <w:numFmt w:val="bullet"/>
      <w:lvlText w:val=""/>
      <w:lvlJc w:val="left"/>
      <w:pPr>
        <w:ind w:left="6480" w:hanging="360"/>
      </w:pPr>
      <w:rPr>
        <w:rFonts w:hint="default" w:ascii="Wingdings" w:hAnsi="Wingdings"/>
      </w:rPr>
    </w:lvl>
  </w:abstractNum>
  <w:abstractNum w:abstractNumId="33" w15:restartNumberingAfterBreak="0">
    <w:nsid w:val="38097F11"/>
    <w:multiLevelType w:val="hybridMultilevel"/>
    <w:tmpl w:val="D4123D6E"/>
    <w:lvl w:ilvl="0" w:tplc="057820B6">
      <w:start w:val="1"/>
      <w:numFmt w:val="bullet"/>
      <w:lvlText w:val=""/>
      <w:lvlJc w:val="left"/>
      <w:pPr>
        <w:ind w:left="720" w:hanging="360"/>
      </w:pPr>
      <w:rPr>
        <w:rFonts w:hint="default" w:ascii="Symbol" w:hAnsi="Symbol"/>
      </w:rPr>
    </w:lvl>
    <w:lvl w:ilvl="1" w:tplc="715EC670">
      <w:start w:val="1"/>
      <w:numFmt w:val="bullet"/>
      <w:lvlText w:val="o"/>
      <w:lvlJc w:val="left"/>
      <w:pPr>
        <w:ind w:left="1440" w:hanging="360"/>
      </w:pPr>
      <w:rPr>
        <w:rFonts w:hint="default" w:ascii="Courier New" w:hAnsi="Courier New"/>
      </w:rPr>
    </w:lvl>
    <w:lvl w:ilvl="2" w:tplc="4C92CBE4">
      <w:start w:val="1"/>
      <w:numFmt w:val="bullet"/>
      <w:lvlText w:val=""/>
      <w:lvlJc w:val="left"/>
      <w:pPr>
        <w:ind w:left="2160" w:hanging="360"/>
      </w:pPr>
      <w:rPr>
        <w:rFonts w:hint="default" w:ascii="Wingdings" w:hAnsi="Wingdings"/>
      </w:rPr>
    </w:lvl>
    <w:lvl w:ilvl="3" w:tplc="616620CC">
      <w:start w:val="1"/>
      <w:numFmt w:val="bullet"/>
      <w:lvlText w:val=""/>
      <w:lvlJc w:val="left"/>
      <w:pPr>
        <w:ind w:left="2880" w:hanging="360"/>
      </w:pPr>
      <w:rPr>
        <w:rFonts w:hint="default" w:ascii="Symbol" w:hAnsi="Symbol"/>
      </w:rPr>
    </w:lvl>
    <w:lvl w:ilvl="4" w:tplc="A25E6BE6">
      <w:start w:val="1"/>
      <w:numFmt w:val="bullet"/>
      <w:lvlText w:val="o"/>
      <w:lvlJc w:val="left"/>
      <w:pPr>
        <w:ind w:left="3600" w:hanging="360"/>
      </w:pPr>
      <w:rPr>
        <w:rFonts w:hint="default" w:ascii="Courier New" w:hAnsi="Courier New"/>
      </w:rPr>
    </w:lvl>
    <w:lvl w:ilvl="5" w:tplc="C52E2F9C">
      <w:start w:val="1"/>
      <w:numFmt w:val="bullet"/>
      <w:lvlText w:val=""/>
      <w:lvlJc w:val="left"/>
      <w:pPr>
        <w:ind w:left="4320" w:hanging="360"/>
      </w:pPr>
      <w:rPr>
        <w:rFonts w:hint="default" w:ascii="Wingdings" w:hAnsi="Wingdings"/>
      </w:rPr>
    </w:lvl>
    <w:lvl w:ilvl="6" w:tplc="E8D2454C">
      <w:start w:val="1"/>
      <w:numFmt w:val="bullet"/>
      <w:lvlText w:val=""/>
      <w:lvlJc w:val="left"/>
      <w:pPr>
        <w:ind w:left="5040" w:hanging="360"/>
      </w:pPr>
      <w:rPr>
        <w:rFonts w:hint="default" w:ascii="Symbol" w:hAnsi="Symbol"/>
      </w:rPr>
    </w:lvl>
    <w:lvl w:ilvl="7" w:tplc="D5548BBE">
      <w:start w:val="1"/>
      <w:numFmt w:val="bullet"/>
      <w:lvlText w:val="o"/>
      <w:lvlJc w:val="left"/>
      <w:pPr>
        <w:ind w:left="5760" w:hanging="360"/>
      </w:pPr>
      <w:rPr>
        <w:rFonts w:hint="default" w:ascii="Courier New" w:hAnsi="Courier New"/>
      </w:rPr>
    </w:lvl>
    <w:lvl w:ilvl="8" w:tplc="897CFADC">
      <w:start w:val="1"/>
      <w:numFmt w:val="bullet"/>
      <w:lvlText w:val=""/>
      <w:lvlJc w:val="left"/>
      <w:pPr>
        <w:ind w:left="6480" w:hanging="360"/>
      </w:pPr>
      <w:rPr>
        <w:rFonts w:hint="default" w:ascii="Wingdings" w:hAnsi="Wingdings"/>
      </w:rPr>
    </w:lvl>
  </w:abstractNum>
  <w:abstractNum w:abstractNumId="34" w15:restartNumberingAfterBreak="0">
    <w:nsid w:val="3BD095CA"/>
    <w:multiLevelType w:val="hybridMultilevel"/>
    <w:tmpl w:val="E32242F4"/>
    <w:lvl w:ilvl="0" w:tplc="1952E032">
      <w:start w:val="1"/>
      <w:numFmt w:val="decimal"/>
      <w:lvlText w:val="%1."/>
      <w:lvlJc w:val="left"/>
      <w:pPr>
        <w:ind w:left="720" w:hanging="360"/>
      </w:pPr>
    </w:lvl>
    <w:lvl w:ilvl="1" w:tplc="A0F20996">
      <w:start w:val="1"/>
      <w:numFmt w:val="lowerLetter"/>
      <w:lvlText w:val="%2."/>
      <w:lvlJc w:val="left"/>
      <w:pPr>
        <w:ind w:left="1440" w:hanging="360"/>
      </w:pPr>
    </w:lvl>
    <w:lvl w:ilvl="2" w:tplc="FDB217D4">
      <w:start w:val="1"/>
      <w:numFmt w:val="lowerRoman"/>
      <w:lvlText w:val="%3."/>
      <w:lvlJc w:val="right"/>
      <w:pPr>
        <w:ind w:left="2160" w:hanging="180"/>
      </w:pPr>
    </w:lvl>
    <w:lvl w:ilvl="3" w:tplc="63205AEE">
      <w:start w:val="1"/>
      <w:numFmt w:val="decimal"/>
      <w:lvlText w:val="%4."/>
      <w:lvlJc w:val="left"/>
      <w:pPr>
        <w:ind w:left="2880" w:hanging="360"/>
      </w:pPr>
    </w:lvl>
    <w:lvl w:ilvl="4" w:tplc="AF0E5BD6">
      <w:start w:val="1"/>
      <w:numFmt w:val="lowerLetter"/>
      <w:lvlText w:val="%5."/>
      <w:lvlJc w:val="left"/>
      <w:pPr>
        <w:ind w:left="3600" w:hanging="360"/>
      </w:pPr>
    </w:lvl>
    <w:lvl w:ilvl="5" w:tplc="8A58DCEE">
      <w:start w:val="1"/>
      <w:numFmt w:val="lowerRoman"/>
      <w:lvlText w:val="%6."/>
      <w:lvlJc w:val="right"/>
      <w:pPr>
        <w:ind w:left="4320" w:hanging="180"/>
      </w:pPr>
    </w:lvl>
    <w:lvl w:ilvl="6" w:tplc="28105730">
      <w:start w:val="1"/>
      <w:numFmt w:val="decimal"/>
      <w:lvlText w:val="%7."/>
      <w:lvlJc w:val="left"/>
      <w:pPr>
        <w:ind w:left="5040" w:hanging="360"/>
      </w:pPr>
    </w:lvl>
    <w:lvl w:ilvl="7" w:tplc="30C4215C">
      <w:start w:val="1"/>
      <w:numFmt w:val="lowerLetter"/>
      <w:lvlText w:val="%8."/>
      <w:lvlJc w:val="left"/>
      <w:pPr>
        <w:ind w:left="5760" w:hanging="360"/>
      </w:pPr>
    </w:lvl>
    <w:lvl w:ilvl="8" w:tplc="1AA2F968">
      <w:start w:val="1"/>
      <w:numFmt w:val="lowerRoman"/>
      <w:lvlText w:val="%9."/>
      <w:lvlJc w:val="right"/>
      <w:pPr>
        <w:ind w:left="6480" w:hanging="180"/>
      </w:pPr>
    </w:lvl>
  </w:abstractNum>
  <w:abstractNum w:abstractNumId="35" w15:restartNumberingAfterBreak="0">
    <w:nsid w:val="3D5D1581"/>
    <w:multiLevelType w:val="hybridMultilevel"/>
    <w:tmpl w:val="595ED9D4"/>
    <w:lvl w:ilvl="0" w:tplc="19C6044A">
      <w:start w:val="1"/>
      <w:numFmt w:val="bullet"/>
      <w:lvlText w:val=""/>
      <w:lvlJc w:val="left"/>
      <w:pPr>
        <w:ind w:left="720" w:hanging="360"/>
      </w:pPr>
      <w:rPr>
        <w:rFonts w:hint="default" w:ascii="Symbol" w:hAnsi="Symbol"/>
      </w:rPr>
    </w:lvl>
    <w:lvl w:ilvl="1" w:tplc="F1640CE6">
      <w:start w:val="1"/>
      <w:numFmt w:val="bullet"/>
      <w:lvlText w:val="o"/>
      <w:lvlJc w:val="left"/>
      <w:pPr>
        <w:ind w:left="1440" w:hanging="360"/>
      </w:pPr>
      <w:rPr>
        <w:rFonts w:hint="default" w:ascii="Courier New" w:hAnsi="Courier New"/>
      </w:rPr>
    </w:lvl>
    <w:lvl w:ilvl="2" w:tplc="4184D2CA">
      <w:start w:val="1"/>
      <w:numFmt w:val="bullet"/>
      <w:lvlText w:val=""/>
      <w:lvlJc w:val="left"/>
      <w:pPr>
        <w:ind w:left="2160" w:hanging="360"/>
      </w:pPr>
      <w:rPr>
        <w:rFonts w:hint="default" w:ascii="Wingdings" w:hAnsi="Wingdings"/>
      </w:rPr>
    </w:lvl>
    <w:lvl w:ilvl="3" w:tplc="11A098A2">
      <w:start w:val="1"/>
      <w:numFmt w:val="bullet"/>
      <w:lvlText w:val=""/>
      <w:lvlJc w:val="left"/>
      <w:pPr>
        <w:ind w:left="2880" w:hanging="360"/>
      </w:pPr>
      <w:rPr>
        <w:rFonts w:hint="default" w:ascii="Symbol" w:hAnsi="Symbol"/>
      </w:rPr>
    </w:lvl>
    <w:lvl w:ilvl="4" w:tplc="FFD4048A">
      <w:start w:val="1"/>
      <w:numFmt w:val="bullet"/>
      <w:lvlText w:val="o"/>
      <w:lvlJc w:val="left"/>
      <w:pPr>
        <w:ind w:left="3600" w:hanging="360"/>
      </w:pPr>
      <w:rPr>
        <w:rFonts w:hint="default" w:ascii="Courier New" w:hAnsi="Courier New"/>
      </w:rPr>
    </w:lvl>
    <w:lvl w:ilvl="5" w:tplc="74985ED4">
      <w:start w:val="1"/>
      <w:numFmt w:val="bullet"/>
      <w:lvlText w:val=""/>
      <w:lvlJc w:val="left"/>
      <w:pPr>
        <w:ind w:left="4320" w:hanging="360"/>
      </w:pPr>
      <w:rPr>
        <w:rFonts w:hint="default" w:ascii="Wingdings" w:hAnsi="Wingdings"/>
      </w:rPr>
    </w:lvl>
    <w:lvl w:ilvl="6" w:tplc="89EC8F38">
      <w:start w:val="1"/>
      <w:numFmt w:val="bullet"/>
      <w:lvlText w:val=""/>
      <w:lvlJc w:val="left"/>
      <w:pPr>
        <w:ind w:left="5040" w:hanging="360"/>
      </w:pPr>
      <w:rPr>
        <w:rFonts w:hint="default" w:ascii="Symbol" w:hAnsi="Symbol"/>
      </w:rPr>
    </w:lvl>
    <w:lvl w:ilvl="7" w:tplc="DD047244">
      <w:start w:val="1"/>
      <w:numFmt w:val="bullet"/>
      <w:lvlText w:val="o"/>
      <w:lvlJc w:val="left"/>
      <w:pPr>
        <w:ind w:left="5760" w:hanging="360"/>
      </w:pPr>
      <w:rPr>
        <w:rFonts w:hint="default" w:ascii="Courier New" w:hAnsi="Courier New"/>
      </w:rPr>
    </w:lvl>
    <w:lvl w:ilvl="8" w:tplc="1A429440">
      <w:start w:val="1"/>
      <w:numFmt w:val="bullet"/>
      <w:lvlText w:val=""/>
      <w:lvlJc w:val="left"/>
      <w:pPr>
        <w:ind w:left="6480" w:hanging="360"/>
      </w:pPr>
      <w:rPr>
        <w:rFonts w:hint="default" w:ascii="Wingdings" w:hAnsi="Wingdings"/>
      </w:rPr>
    </w:lvl>
  </w:abstractNum>
  <w:abstractNum w:abstractNumId="36" w15:restartNumberingAfterBreak="0">
    <w:nsid w:val="403DF9B1"/>
    <w:multiLevelType w:val="hybridMultilevel"/>
    <w:tmpl w:val="7B2A6720"/>
    <w:lvl w:ilvl="0" w:tplc="D068D05A">
      <w:start w:val="1"/>
      <w:numFmt w:val="bullet"/>
      <w:lvlText w:val=""/>
      <w:lvlJc w:val="left"/>
      <w:pPr>
        <w:ind w:left="720" w:hanging="360"/>
      </w:pPr>
      <w:rPr>
        <w:rFonts w:hint="default" w:ascii="Symbol" w:hAnsi="Symbol"/>
      </w:rPr>
    </w:lvl>
    <w:lvl w:ilvl="1" w:tplc="B74A1318">
      <w:start w:val="1"/>
      <w:numFmt w:val="bullet"/>
      <w:lvlText w:val="o"/>
      <w:lvlJc w:val="left"/>
      <w:pPr>
        <w:ind w:left="1440" w:hanging="360"/>
      </w:pPr>
      <w:rPr>
        <w:rFonts w:hint="default" w:ascii="Courier New" w:hAnsi="Courier New"/>
      </w:rPr>
    </w:lvl>
    <w:lvl w:ilvl="2" w:tplc="F790E85E">
      <w:start w:val="1"/>
      <w:numFmt w:val="bullet"/>
      <w:lvlText w:val=""/>
      <w:lvlJc w:val="left"/>
      <w:pPr>
        <w:ind w:left="2160" w:hanging="360"/>
      </w:pPr>
      <w:rPr>
        <w:rFonts w:hint="default" w:ascii="Wingdings" w:hAnsi="Wingdings"/>
      </w:rPr>
    </w:lvl>
    <w:lvl w:ilvl="3" w:tplc="EB68B696">
      <w:start w:val="1"/>
      <w:numFmt w:val="bullet"/>
      <w:lvlText w:val=""/>
      <w:lvlJc w:val="left"/>
      <w:pPr>
        <w:ind w:left="2880" w:hanging="360"/>
      </w:pPr>
      <w:rPr>
        <w:rFonts w:hint="default" w:ascii="Symbol" w:hAnsi="Symbol"/>
      </w:rPr>
    </w:lvl>
    <w:lvl w:ilvl="4" w:tplc="096A60CE">
      <w:start w:val="1"/>
      <w:numFmt w:val="bullet"/>
      <w:lvlText w:val="o"/>
      <w:lvlJc w:val="left"/>
      <w:pPr>
        <w:ind w:left="3600" w:hanging="360"/>
      </w:pPr>
      <w:rPr>
        <w:rFonts w:hint="default" w:ascii="Courier New" w:hAnsi="Courier New"/>
      </w:rPr>
    </w:lvl>
    <w:lvl w:ilvl="5" w:tplc="435A59B6">
      <w:start w:val="1"/>
      <w:numFmt w:val="bullet"/>
      <w:lvlText w:val=""/>
      <w:lvlJc w:val="left"/>
      <w:pPr>
        <w:ind w:left="4320" w:hanging="360"/>
      </w:pPr>
      <w:rPr>
        <w:rFonts w:hint="default" w:ascii="Wingdings" w:hAnsi="Wingdings"/>
      </w:rPr>
    </w:lvl>
    <w:lvl w:ilvl="6" w:tplc="311ED842">
      <w:start w:val="1"/>
      <w:numFmt w:val="bullet"/>
      <w:lvlText w:val=""/>
      <w:lvlJc w:val="left"/>
      <w:pPr>
        <w:ind w:left="5040" w:hanging="360"/>
      </w:pPr>
      <w:rPr>
        <w:rFonts w:hint="default" w:ascii="Symbol" w:hAnsi="Symbol"/>
      </w:rPr>
    </w:lvl>
    <w:lvl w:ilvl="7" w:tplc="E4EA9A76">
      <w:start w:val="1"/>
      <w:numFmt w:val="bullet"/>
      <w:lvlText w:val="o"/>
      <w:lvlJc w:val="left"/>
      <w:pPr>
        <w:ind w:left="5760" w:hanging="360"/>
      </w:pPr>
      <w:rPr>
        <w:rFonts w:hint="default" w:ascii="Courier New" w:hAnsi="Courier New"/>
      </w:rPr>
    </w:lvl>
    <w:lvl w:ilvl="8" w:tplc="120A463A">
      <w:start w:val="1"/>
      <w:numFmt w:val="bullet"/>
      <w:lvlText w:val=""/>
      <w:lvlJc w:val="left"/>
      <w:pPr>
        <w:ind w:left="6480" w:hanging="360"/>
      </w:pPr>
      <w:rPr>
        <w:rFonts w:hint="default" w:ascii="Wingdings" w:hAnsi="Wingdings"/>
      </w:rPr>
    </w:lvl>
  </w:abstractNum>
  <w:abstractNum w:abstractNumId="37" w15:restartNumberingAfterBreak="0">
    <w:nsid w:val="404E9971"/>
    <w:multiLevelType w:val="hybridMultilevel"/>
    <w:tmpl w:val="67FCCC54"/>
    <w:lvl w:ilvl="0" w:tplc="2F400D9E">
      <w:start w:val="1"/>
      <w:numFmt w:val="bullet"/>
      <w:lvlText w:val=""/>
      <w:lvlJc w:val="left"/>
      <w:pPr>
        <w:ind w:left="720" w:hanging="360"/>
      </w:pPr>
      <w:rPr>
        <w:rFonts w:hint="default" w:ascii="Symbol" w:hAnsi="Symbol"/>
      </w:rPr>
    </w:lvl>
    <w:lvl w:ilvl="1" w:tplc="D5B86FAA">
      <w:start w:val="1"/>
      <w:numFmt w:val="bullet"/>
      <w:lvlText w:val="o"/>
      <w:lvlJc w:val="left"/>
      <w:pPr>
        <w:ind w:left="1440" w:hanging="360"/>
      </w:pPr>
      <w:rPr>
        <w:rFonts w:hint="default" w:ascii="Courier New" w:hAnsi="Courier New"/>
      </w:rPr>
    </w:lvl>
    <w:lvl w:ilvl="2" w:tplc="27AA14A0">
      <w:start w:val="1"/>
      <w:numFmt w:val="bullet"/>
      <w:lvlText w:val=""/>
      <w:lvlJc w:val="left"/>
      <w:pPr>
        <w:ind w:left="2160" w:hanging="360"/>
      </w:pPr>
      <w:rPr>
        <w:rFonts w:hint="default" w:ascii="Wingdings" w:hAnsi="Wingdings"/>
      </w:rPr>
    </w:lvl>
    <w:lvl w:ilvl="3" w:tplc="92DEC14A">
      <w:start w:val="1"/>
      <w:numFmt w:val="bullet"/>
      <w:lvlText w:val=""/>
      <w:lvlJc w:val="left"/>
      <w:pPr>
        <w:ind w:left="2880" w:hanging="360"/>
      </w:pPr>
      <w:rPr>
        <w:rFonts w:hint="default" w:ascii="Symbol" w:hAnsi="Symbol"/>
      </w:rPr>
    </w:lvl>
    <w:lvl w:ilvl="4" w:tplc="AED22D64">
      <w:start w:val="1"/>
      <w:numFmt w:val="bullet"/>
      <w:lvlText w:val="o"/>
      <w:lvlJc w:val="left"/>
      <w:pPr>
        <w:ind w:left="3600" w:hanging="360"/>
      </w:pPr>
      <w:rPr>
        <w:rFonts w:hint="default" w:ascii="Courier New" w:hAnsi="Courier New"/>
      </w:rPr>
    </w:lvl>
    <w:lvl w:ilvl="5" w:tplc="D64A8600">
      <w:start w:val="1"/>
      <w:numFmt w:val="bullet"/>
      <w:lvlText w:val=""/>
      <w:lvlJc w:val="left"/>
      <w:pPr>
        <w:ind w:left="4320" w:hanging="360"/>
      </w:pPr>
      <w:rPr>
        <w:rFonts w:hint="default" w:ascii="Wingdings" w:hAnsi="Wingdings"/>
      </w:rPr>
    </w:lvl>
    <w:lvl w:ilvl="6" w:tplc="25F4701C">
      <w:start w:val="1"/>
      <w:numFmt w:val="bullet"/>
      <w:lvlText w:val=""/>
      <w:lvlJc w:val="left"/>
      <w:pPr>
        <w:ind w:left="5040" w:hanging="360"/>
      </w:pPr>
      <w:rPr>
        <w:rFonts w:hint="default" w:ascii="Symbol" w:hAnsi="Symbol"/>
      </w:rPr>
    </w:lvl>
    <w:lvl w:ilvl="7" w:tplc="5FA478E0">
      <w:start w:val="1"/>
      <w:numFmt w:val="bullet"/>
      <w:lvlText w:val="o"/>
      <w:lvlJc w:val="left"/>
      <w:pPr>
        <w:ind w:left="5760" w:hanging="360"/>
      </w:pPr>
      <w:rPr>
        <w:rFonts w:hint="default" w:ascii="Courier New" w:hAnsi="Courier New"/>
      </w:rPr>
    </w:lvl>
    <w:lvl w:ilvl="8" w:tplc="CAFA8ABE">
      <w:start w:val="1"/>
      <w:numFmt w:val="bullet"/>
      <w:lvlText w:val=""/>
      <w:lvlJc w:val="left"/>
      <w:pPr>
        <w:ind w:left="6480" w:hanging="360"/>
      </w:pPr>
      <w:rPr>
        <w:rFonts w:hint="default" w:ascii="Wingdings" w:hAnsi="Wingdings"/>
      </w:rPr>
    </w:lvl>
  </w:abstractNum>
  <w:abstractNum w:abstractNumId="38" w15:restartNumberingAfterBreak="0">
    <w:nsid w:val="43599F38"/>
    <w:multiLevelType w:val="hybridMultilevel"/>
    <w:tmpl w:val="31F6193E"/>
    <w:lvl w:ilvl="0" w:tplc="C8B439C0">
      <w:start w:val="1"/>
      <w:numFmt w:val="bullet"/>
      <w:lvlText w:val=""/>
      <w:lvlJc w:val="left"/>
      <w:pPr>
        <w:ind w:left="720" w:hanging="360"/>
      </w:pPr>
      <w:rPr>
        <w:rFonts w:hint="default" w:ascii="Symbol" w:hAnsi="Symbol"/>
      </w:rPr>
    </w:lvl>
    <w:lvl w:ilvl="1" w:tplc="DE80605A">
      <w:start w:val="1"/>
      <w:numFmt w:val="bullet"/>
      <w:lvlText w:val="o"/>
      <w:lvlJc w:val="left"/>
      <w:pPr>
        <w:ind w:left="1440" w:hanging="360"/>
      </w:pPr>
      <w:rPr>
        <w:rFonts w:hint="default" w:ascii="Courier New" w:hAnsi="Courier New"/>
      </w:rPr>
    </w:lvl>
    <w:lvl w:ilvl="2" w:tplc="EE549B34">
      <w:start w:val="1"/>
      <w:numFmt w:val="bullet"/>
      <w:lvlText w:val=""/>
      <w:lvlJc w:val="left"/>
      <w:pPr>
        <w:ind w:left="2160" w:hanging="360"/>
      </w:pPr>
      <w:rPr>
        <w:rFonts w:hint="default" w:ascii="Wingdings" w:hAnsi="Wingdings"/>
      </w:rPr>
    </w:lvl>
    <w:lvl w:ilvl="3" w:tplc="91E2F688">
      <w:start w:val="1"/>
      <w:numFmt w:val="bullet"/>
      <w:lvlText w:val=""/>
      <w:lvlJc w:val="left"/>
      <w:pPr>
        <w:ind w:left="2880" w:hanging="360"/>
      </w:pPr>
      <w:rPr>
        <w:rFonts w:hint="default" w:ascii="Symbol" w:hAnsi="Symbol"/>
      </w:rPr>
    </w:lvl>
    <w:lvl w:ilvl="4" w:tplc="84DC64B0">
      <w:start w:val="1"/>
      <w:numFmt w:val="bullet"/>
      <w:lvlText w:val="o"/>
      <w:lvlJc w:val="left"/>
      <w:pPr>
        <w:ind w:left="3600" w:hanging="360"/>
      </w:pPr>
      <w:rPr>
        <w:rFonts w:hint="default" w:ascii="Courier New" w:hAnsi="Courier New"/>
      </w:rPr>
    </w:lvl>
    <w:lvl w:ilvl="5" w:tplc="3C8ADD68">
      <w:start w:val="1"/>
      <w:numFmt w:val="bullet"/>
      <w:lvlText w:val=""/>
      <w:lvlJc w:val="left"/>
      <w:pPr>
        <w:ind w:left="4320" w:hanging="360"/>
      </w:pPr>
      <w:rPr>
        <w:rFonts w:hint="default" w:ascii="Wingdings" w:hAnsi="Wingdings"/>
      </w:rPr>
    </w:lvl>
    <w:lvl w:ilvl="6" w:tplc="84F89832">
      <w:start w:val="1"/>
      <w:numFmt w:val="bullet"/>
      <w:lvlText w:val=""/>
      <w:lvlJc w:val="left"/>
      <w:pPr>
        <w:ind w:left="5040" w:hanging="360"/>
      </w:pPr>
      <w:rPr>
        <w:rFonts w:hint="default" w:ascii="Symbol" w:hAnsi="Symbol"/>
      </w:rPr>
    </w:lvl>
    <w:lvl w:ilvl="7" w:tplc="5420E2CA">
      <w:start w:val="1"/>
      <w:numFmt w:val="bullet"/>
      <w:lvlText w:val="o"/>
      <w:lvlJc w:val="left"/>
      <w:pPr>
        <w:ind w:left="5760" w:hanging="360"/>
      </w:pPr>
      <w:rPr>
        <w:rFonts w:hint="default" w:ascii="Courier New" w:hAnsi="Courier New"/>
      </w:rPr>
    </w:lvl>
    <w:lvl w:ilvl="8" w:tplc="1CB46FCE">
      <w:start w:val="1"/>
      <w:numFmt w:val="bullet"/>
      <w:lvlText w:val=""/>
      <w:lvlJc w:val="left"/>
      <w:pPr>
        <w:ind w:left="6480" w:hanging="360"/>
      </w:pPr>
      <w:rPr>
        <w:rFonts w:hint="default" w:ascii="Wingdings" w:hAnsi="Wingdings"/>
      </w:rPr>
    </w:lvl>
  </w:abstractNum>
  <w:abstractNum w:abstractNumId="39" w15:restartNumberingAfterBreak="0">
    <w:nsid w:val="47208212"/>
    <w:multiLevelType w:val="hybridMultilevel"/>
    <w:tmpl w:val="D9F41182"/>
    <w:lvl w:ilvl="0" w:tplc="E3D28BE4">
      <w:start w:val="1"/>
      <w:numFmt w:val="bullet"/>
      <w:lvlText w:val=""/>
      <w:lvlJc w:val="left"/>
      <w:pPr>
        <w:ind w:left="720" w:hanging="360"/>
      </w:pPr>
      <w:rPr>
        <w:rFonts w:hint="default" w:ascii="Symbol" w:hAnsi="Symbol"/>
      </w:rPr>
    </w:lvl>
    <w:lvl w:ilvl="1" w:tplc="2774EF08">
      <w:start w:val="1"/>
      <w:numFmt w:val="bullet"/>
      <w:lvlText w:val="o"/>
      <w:lvlJc w:val="left"/>
      <w:pPr>
        <w:ind w:left="1440" w:hanging="360"/>
      </w:pPr>
      <w:rPr>
        <w:rFonts w:hint="default" w:ascii="Courier New" w:hAnsi="Courier New"/>
      </w:rPr>
    </w:lvl>
    <w:lvl w:ilvl="2" w:tplc="B9DCE5A8">
      <w:start w:val="1"/>
      <w:numFmt w:val="bullet"/>
      <w:lvlText w:val=""/>
      <w:lvlJc w:val="left"/>
      <w:pPr>
        <w:ind w:left="2160" w:hanging="360"/>
      </w:pPr>
      <w:rPr>
        <w:rFonts w:hint="default" w:ascii="Wingdings" w:hAnsi="Wingdings"/>
      </w:rPr>
    </w:lvl>
    <w:lvl w:ilvl="3" w:tplc="2346A5FE">
      <w:start w:val="1"/>
      <w:numFmt w:val="bullet"/>
      <w:lvlText w:val=""/>
      <w:lvlJc w:val="left"/>
      <w:pPr>
        <w:ind w:left="2880" w:hanging="360"/>
      </w:pPr>
      <w:rPr>
        <w:rFonts w:hint="default" w:ascii="Symbol" w:hAnsi="Symbol"/>
      </w:rPr>
    </w:lvl>
    <w:lvl w:ilvl="4" w:tplc="8154EE90">
      <w:start w:val="1"/>
      <w:numFmt w:val="bullet"/>
      <w:lvlText w:val="o"/>
      <w:lvlJc w:val="left"/>
      <w:pPr>
        <w:ind w:left="3600" w:hanging="360"/>
      </w:pPr>
      <w:rPr>
        <w:rFonts w:hint="default" w:ascii="Courier New" w:hAnsi="Courier New"/>
      </w:rPr>
    </w:lvl>
    <w:lvl w:ilvl="5" w:tplc="D354F222">
      <w:start w:val="1"/>
      <w:numFmt w:val="bullet"/>
      <w:lvlText w:val=""/>
      <w:lvlJc w:val="left"/>
      <w:pPr>
        <w:ind w:left="4320" w:hanging="360"/>
      </w:pPr>
      <w:rPr>
        <w:rFonts w:hint="default" w:ascii="Wingdings" w:hAnsi="Wingdings"/>
      </w:rPr>
    </w:lvl>
    <w:lvl w:ilvl="6" w:tplc="9C2AA838">
      <w:start w:val="1"/>
      <w:numFmt w:val="bullet"/>
      <w:lvlText w:val=""/>
      <w:lvlJc w:val="left"/>
      <w:pPr>
        <w:ind w:left="5040" w:hanging="360"/>
      </w:pPr>
      <w:rPr>
        <w:rFonts w:hint="default" w:ascii="Symbol" w:hAnsi="Symbol"/>
      </w:rPr>
    </w:lvl>
    <w:lvl w:ilvl="7" w:tplc="1CEA8E60">
      <w:start w:val="1"/>
      <w:numFmt w:val="bullet"/>
      <w:lvlText w:val="o"/>
      <w:lvlJc w:val="left"/>
      <w:pPr>
        <w:ind w:left="5760" w:hanging="360"/>
      </w:pPr>
      <w:rPr>
        <w:rFonts w:hint="default" w:ascii="Courier New" w:hAnsi="Courier New"/>
      </w:rPr>
    </w:lvl>
    <w:lvl w:ilvl="8" w:tplc="9C0E2FC4">
      <w:start w:val="1"/>
      <w:numFmt w:val="bullet"/>
      <w:lvlText w:val=""/>
      <w:lvlJc w:val="left"/>
      <w:pPr>
        <w:ind w:left="6480" w:hanging="360"/>
      </w:pPr>
      <w:rPr>
        <w:rFonts w:hint="default" w:ascii="Wingdings" w:hAnsi="Wingdings"/>
      </w:rPr>
    </w:lvl>
  </w:abstractNum>
  <w:abstractNum w:abstractNumId="40" w15:restartNumberingAfterBreak="0">
    <w:nsid w:val="4E8C89DB"/>
    <w:multiLevelType w:val="hybridMultilevel"/>
    <w:tmpl w:val="746A8574"/>
    <w:lvl w:ilvl="0" w:tplc="38E4FD42">
      <w:start w:val="1"/>
      <w:numFmt w:val="decimal"/>
      <w:lvlText w:val="%1."/>
      <w:lvlJc w:val="left"/>
      <w:pPr>
        <w:ind w:left="720" w:hanging="360"/>
      </w:pPr>
    </w:lvl>
    <w:lvl w:ilvl="1" w:tplc="70AA8D52">
      <w:start w:val="1"/>
      <w:numFmt w:val="lowerLetter"/>
      <w:lvlText w:val="%2."/>
      <w:lvlJc w:val="left"/>
      <w:pPr>
        <w:ind w:left="1440" w:hanging="360"/>
      </w:pPr>
    </w:lvl>
    <w:lvl w:ilvl="2" w:tplc="ED020536">
      <w:start w:val="1"/>
      <w:numFmt w:val="lowerRoman"/>
      <w:lvlText w:val="%3."/>
      <w:lvlJc w:val="right"/>
      <w:pPr>
        <w:ind w:left="2160" w:hanging="180"/>
      </w:pPr>
    </w:lvl>
    <w:lvl w:ilvl="3" w:tplc="3216D0A6">
      <w:start w:val="1"/>
      <w:numFmt w:val="decimal"/>
      <w:lvlText w:val="%4."/>
      <w:lvlJc w:val="left"/>
      <w:pPr>
        <w:ind w:left="2880" w:hanging="360"/>
      </w:pPr>
    </w:lvl>
    <w:lvl w:ilvl="4" w:tplc="3058260E">
      <w:start w:val="1"/>
      <w:numFmt w:val="lowerLetter"/>
      <w:lvlText w:val="%5."/>
      <w:lvlJc w:val="left"/>
      <w:pPr>
        <w:ind w:left="3600" w:hanging="360"/>
      </w:pPr>
    </w:lvl>
    <w:lvl w:ilvl="5" w:tplc="57E43978">
      <w:start w:val="1"/>
      <w:numFmt w:val="lowerRoman"/>
      <w:lvlText w:val="%6."/>
      <w:lvlJc w:val="right"/>
      <w:pPr>
        <w:ind w:left="4320" w:hanging="180"/>
      </w:pPr>
    </w:lvl>
    <w:lvl w:ilvl="6" w:tplc="31781314">
      <w:start w:val="1"/>
      <w:numFmt w:val="decimal"/>
      <w:lvlText w:val="%7."/>
      <w:lvlJc w:val="left"/>
      <w:pPr>
        <w:ind w:left="5040" w:hanging="360"/>
      </w:pPr>
    </w:lvl>
    <w:lvl w:ilvl="7" w:tplc="31B436E0">
      <w:start w:val="1"/>
      <w:numFmt w:val="lowerLetter"/>
      <w:lvlText w:val="%8."/>
      <w:lvlJc w:val="left"/>
      <w:pPr>
        <w:ind w:left="5760" w:hanging="360"/>
      </w:pPr>
    </w:lvl>
    <w:lvl w:ilvl="8" w:tplc="B0C03CE6">
      <w:start w:val="1"/>
      <w:numFmt w:val="lowerRoman"/>
      <w:lvlText w:val="%9."/>
      <w:lvlJc w:val="right"/>
      <w:pPr>
        <w:ind w:left="6480" w:hanging="180"/>
      </w:pPr>
    </w:lvl>
  </w:abstractNum>
  <w:abstractNum w:abstractNumId="41" w15:restartNumberingAfterBreak="0">
    <w:nsid w:val="4FEF554E"/>
    <w:multiLevelType w:val="hybridMultilevel"/>
    <w:tmpl w:val="A8AE84D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2" w15:restartNumberingAfterBreak="0">
    <w:nsid w:val="52C216BB"/>
    <w:multiLevelType w:val="hybridMultilevel"/>
    <w:tmpl w:val="600889E8"/>
    <w:lvl w:ilvl="0" w:tplc="FFFFFFFF">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3" w15:restartNumberingAfterBreak="0">
    <w:nsid w:val="5EB77EED"/>
    <w:multiLevelType w:val="hybridMultilevel"/>
    <w:tmpl w:val="414A2CFA"/>
    <w:lvl w:ilvl="0" w:tplc="EA405DEA">
      <w:start w:val="1"/>
      <w:numFmt w:val="bullet"/>
      <w:lvlText w:val=""/>
      <w:lvlJc w:val="left"/>
      <w:pPr>
        <w:ind w:left="720" w:hanging="360"/>
      </w:pPr>
      <w:rPr>
        <w:rFonts w:hint="default" w:ascii="Symbol" w:hAnsi="Symbol"/>
      </w:rPr>
    </w:lvl>
    <w:lvl w:ilvl="1" w:tplc="53D80868">
      <w:start w:val="1"/>
      <w:numFmt w:val="bullet"/>
      <w:lvlText w:val="o"/>
      <w:lvlJc w:val="left"/>
      <w:pPr>
        <w:ind w:left="1440" w:hanging="360"/>
      </w:pPr>
      <w:rPr>
        <w:rFonts w:hint="default" w:ascii="Courier New" w:hAnsi="Courier New"/>
      </w:rPr>
    </w:lvl>
    <w:lvl w:ilvl="2" w:tplc="DA9E71C0">
      <w:start w:val="1"/>
      <w:numFmt w:val="bullet"/>
      <w:lvlText w:val=""/>
      <w:lvlJc w:val="left"/>
      <w:pPr>
        <w:ind w:left="2160" w:hanging="360"/>
      </w:pPr>
      <w:rPr>
        <w:rFonts w:hint="default" w:ascii="Wingdings" w:hAnsi="Wingdings"/>
      </w:rPr>
    </w:lvl>
    <w:lvl w:ilvl="3" w:tplc="4670BD50">
      <w:start w:val="1"/>
      <w:numFmt w:val="bullet"/>
      <w:lvlText w:val=""/>
      <w:lvlJc w:val="left"/>
      <w:pPr>
        <w:ind w:left="2880" w:hanging="360"/>
      </w:pPr>
      <w:rPr>
        <w:rFonts w:hint="default" w:ascii="Symbol" w:hAnsi="Symbol"/>
      </w:rPr>
    </w:lvl>
    <w:lvl w:ilvl="4" w:tplc="3E62A0FC">
      <w:start w:val="1"/>
      <w:numFmt w:val="bullet"/>
      <w:lvlText w:val="o"/>
      <w:lvlJc w:val="left"/>
      <w:pPr>
        <w:ind w:left="3600" w:hanging="360"/>
      </w:pPr>
      <w:rPr>
        <w:rFonts w:hint="default" w:ascii="Courier New" w:hAnsi="Courier New"/>
      </w:rPr>
    </w:lvl>
    <w:lvl w:ilvl="5" w:tplc="88F8FD8C">
      <w:start w:val="1"/>
      <w:numFmt w:val="bullet"/>
      <w:lvlText w:val=""/>
      <w:lvlJc w:val="left"/>
      <w:pPr>
        <w:ind w:left="4320" w:hanging="360"/>
      </w:pPr>
      <w:rPr>
        <w:rFonts w:hint="default" w:ascii="Wingdings" w:hAnsi="Wingdings"/>
      </w:rPr>
    </w:lvl>
    <w:lvl w:ilvl="6" w:tplc="9CC84BC0">
      <w:start w:val="1"/>
      <w:numFmt w:val="bullet"/>
      <w:lvlText w:val=""/>
      <w:lvlJc w:val="left"/>
      <w:pPr>
        <w:ind w:left="5040" w:hanging="360"/>
      </w:pPr>
      <w:rPr>
        <w:rFonts w:hint="default" w:ascii="Symbol" w:hAnsi="Symbol"/>
      </w:rPr>
    </w:lvl>
    <w:lvl w:ilvl="7" w:tplc="89D8A77A">
      <w:start w:val="1"/>
      <w:numFmt w:val="bullet"/>
      <w:lvlText w:val="o"/>
      <w:lvlJc w:val="left"/>
      <w:pPr>
        <w:ind w:left="5760" w:hanging="360"/>
      </w:pPr>
      <w:rPr>
        <w:rFonts w:hint="default" w:ascii="Courier New" w:hAnsi="Courier New"/>
      </w:rPr>
    </w:lvl>
    <w:lvl w:ilvl="8" w:tplc="85383238">
      <w:start w:val="1"/>
      <w:numFmt w:val="bullet"/>
      <w:lvlText w:val=""/>
      <w:lvlJc w:val="left"/>
      <w:pPr>
        <w:ind w:left="6480" w:hanging="360"/>
      </w:pPr>
      <w:rPr>
        <w:rFonts w:hint="default" w:ascii="Wingdings" w:hAnsi="Wingdings"/>
      </w:rPr>
    </w:lvl>
  </w:abstractNum>
  <w:abstractNum w:abstractNumId="44" w15:restartNumberingAfterBreak="0">
    <w:nsid w:val="61A40EF8"/>
    <w:multiLevelType w:val="hybridMultilevel"/>
    <w:tmpl w:val="C6A2E120"/>
    <w:lvl w:ilvl="0" w:tplc="42BED79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34178ED"/>
    <w:multiLevelType w:val="hybridMultilevel"/>
    <w:tmpl w:val="E47CED0E"/>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46" w15:restartNumberingAfterBreak="0">
    <w:nsid w:val="64351D25"/>
    <w:multiLevelType w:val="hybridMultilevel"/>
    <w:tmpl w:val="D25005F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7" w15:restartNumberingAfterBreak="0">
    <w:nsid w:val="66BF77A5"/>
    <w:multiLevelType w:val="multilevel"/>
    <w:tmpl w:val="72ACC4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690A7850"/>
    <w:multiLevelType w:val="hybridMultilevel"/>
    <w:tmpl w:val="D73A5CD4"/>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49" w15:restartNumberingAfterBreak="0">
    <w:nsid w:val="6FA864C5"/>
    <w:multiLevelType w:val="hybridMultilevel"/>
    <w:tmpl w:val="FCF006F0"/>
    <w:lvl w:ilvl="0" w:tplc="72F819D8">
      <w:start w:val="1"/>
      <w:numFmt w:val="bullet"/>
      <w:lvlText w:val=""/>
      <w:lvlJc w:val="left"/>
      <w:pPr>
        <w:ind w:left="720" w:hanging="360"/>
      </w:pPr>
      <w:rPr>
        <w:rFonts w:hint="default" w:ascii="Symbol" w:hAnsi="Symbol"/>
      </w:rPr>
    </w:lvl>
    <w:lvl w:ilvl="1" w:tplc="E92E48B8">
      <w:start w:val="1"/>
      <w:numFmt w:val="bullet"/>
      <w:lvlText w:val="o"/>
      <w:lvlJc w:val="left"/>
      <w:pPr>
        <w:ind w:left="1440" w:hanging="360"/>
      </w:pPr>
      <w:rPr>
        <w:rFonts w:hint="default" w:ascii="Courier New" w:hAnsi="Courier New"/>
      </w:rPr>
    </w:lvl>
    <w:lvl w:ilvl="2" w:tplc="28E2E04A">
      <w:start w:val="1"/>
      <w:numFmt w:val="bullet"/>
      <w:lvlText w:val=""/>
      <w:lvlJc w:val="left"/>
      <w:pPr>
        <w:ind w:left="2160" w:hanging="360"/>
      </w:pPr>
      <w:rPr>
        <w:rFonts w:hint="default" w:ascii="Wingdings" w:hAnsi="Wingdings"/>
      </w:rPr>
    </w:lvl>
    <w:lvl w:ilvl="3" w:tplc="F6386EAC">
      <w:start w:val="1"/>
      <w:numFmt w:val="bullet"/>
      <w:lvlText w:val=""/>
      <w:lvlJc w:val="left"/>
      <w:pPr>
        <w:ind w:left="2880" w:hanging="360"/>
      </w:pPr>
      <w:rPr>
        <w:rFonts w:hint="default" w:ascii="Symbol" w:hAnsi="Symbol"/>
      </w:rPr>
    </w:lvl>
    <w:lvl w:ilvl="4" w:tplc="50706FD0">
      <w:start w:val="1"/>
      <w:numFmt w:val="bullet"/>
      <w:lvlText w:val="o"/>
      <w:lvlJc w:val="left"/>
      <w:pPr>
        <w:ind w:left="3600" w:hanging="360"/>
      </w:pPr>
      <w:rPr>
        <w:rFonts w:hint="default" w:ascii="Courier New" w:hAnsi="Courier New"/>
      </w:rPr>
    </w:lvl>
    <w:lvl w:ilvl="5" w:tplc="F1EA4532">
      <w:start w:val="1"/>
      <w:numFmt w:val="bullet"/>
      <w:lvlText w:val=""/>
      <w:lvlJc w:val="left"/>
      <w:pPr>
        <w:ind w:left="4320" w:hanging="360"/>
      </w:pPr>
      <w:rPr>
        <w:rFonts w:hint="default" w:ascii="Wingdings" w:hAnsi="Wingdings"/>
      </w:rPr>
    </w:lvl>
    <w:lvl w:ilvl="6" w:tplc="000066D0">
      <w:start w:val="1"/>
      <w:numFmt w:val="bullet"/>
      <w:lvlText w:val=""/>
      <w:lvlJc w:val="left"/>
      <w:pPr>
        <w:ind w:left="5040" w:hanging="360"/>
      </w:pPr>
      <w:rPr>
        <w:rFonts w:hint="default" w:ascii="Symbol" w:hAnsi="Symbol"/>
      </w:rPr>
    </w:lvl>
    <w:lvl w:ilvl="7" w:tplc="94D064AC">
      <w:start w:val="1"/>
      <w:numFmt w:val="bullet"/>
      <w:lvlText w:val="o"/>
      <w:lvlJc w:val="left"/>
      <w:pPr>
        <w:ind w:left="5760" w:hanging="360"/>
      </w:pPr>
      <w:rPr>
        <w:rFonts w:hint="default" w:ascii="Courier New" w:hAnsi="Courier New"/>
      </w:rPr>
    </w:lvl>
    <w:lvl w:ilvl="8" w:tplc="94FAD46C">
      <w:start w:val="1"/>
      <w:numFmt w:val="bullet"/>
      <w:lvlText w:val=""/>
      <w:lvlJc w:val="left"/>
      <w:pPr>
        <w:ind w:left="6480" w:hanging="360"/>
      </w:pPr>
      <w:rPr>
        <w:rFonts w:hint="default" w:ascii="Wingdings" w:hAnsi="Wingdings"/>
      </w:rPr>
    </w:lvl>
  </w:abstractNum>
  <w:abstractNum w:abstractNumId="50" w15:restartNumberingAfterBreak="0">
    <w:nsid w:val="71E816A6"/>
    <w:multiLevelType w:val="hybridMultilevel"/>
    <w:tmpl w:val="DE480C82"/>
    <w:lvl w:ilvl="0" w:tplc="2AE28F7E">
      <w:start w:val="1"/>
      <w:numFmt w:val="bullet"/>
      <w:lvlText w:val=""/>
      <w:lvlJc w:val="left"/>
      <w:pPr>
        <w:ind w:left="720" w:hanging="360"/>
      </w:pPr>
      <w:rPr>
        <w:rFonts w:hint="default" w:ascii="Symbol" w:hAnsi="Symbol"/>
      </w:rPr>
    </w:lvl>
    <w:lvl w:ilvl="1" w:tplc="75081A0A">
      <w:start w:val="1"/>
      <w:numFmt w:val="bullet"/>
      <w:lvlText w:val="o"/>
      <w:lvlJc w:val="left"/>
      <w:pPr>
        <w:ind w:left="1440" w:hanging="360"/>
      </w:pPr>
      <w:rPr>
        <w:rFonts w:hint="default" w:ascii="Courier New" w:hAnsi="Courier New"/>
      </w:rPr>
    </w:lvl>
    <w:lvl w:ilvl="2" w:tplc="7138140A">
      <w:start w:val="1"/>
      <w:numFmt w:val="bullet"/>
      <w:lvlText w:val=""/>
      <w:lvlJc w:val="left"/>
      <w:pPr>
        <w:ind w:left="2160" w:hanging="360"/>
      </w:pPr>
      <w:rPr>
        <w:rFonts w:hint="default" w:ascii="Wingdings" w:hAnsi="Wingdings"/>
      </w:rPr>
    </w:lvl>
    <w:lvl w:ilvl="3" w:tplc="1CDEFC18">
      <w:start w:val="1"/>
      <w:numFmt w:val="bullet"/>
      <w:lvlText w:val=""/>
      <w:lvlJc w:val="left"/>
      <w:pPr>
        <w:ind w:left="2880" w:hanging="360"/>
      </w:pPr>
      <w:rPr>
        <w:rFonts w:hint="default" w:ascii="Symbol" w:hAnsi="Symbol"/>
      </w:rPr>
    </w:lvl>
    <w:lvl w:ilvl="4" w:tplc="D8C810BC">
      <w:start w:val="1"/>
      <w:numFmt w:val="bullet"/>
      <w:lvlText w:val="o"/>
      <w:lvlJc w:val="left"/>
      <w:pPr>
        <w:ind w:left="3600" w:hanging="360"/>
      </w:pPr>
      <w:rPr>
        <w:rFonts w:hint="default" w:ascii="Courier New" w:hAnsi="Courier New"/>
      </w:rPr>
    </w:lvl>
    <w:lvl w:ilvl="5" w:tplc="5944EAC6">
      <w:start w:val="1"/>
      <w:numFmt w:val="bullet"/>
      <w:lvlText w:val=""/>
      <w:lvlJc w:val="left"/>
      <w:pPr>
        <w:ind w:left="4320" w:hanging="360"/>
      </w:pPr>
      <w:rPr>
        <w:rFonts w:hint="default" w:ascii="Wingdings" w:hAnsi="Wingdings"/>
      </w:rPr>
    </w:lvl>
    <w:lvl w:ilvl="6" w:tplc="425AF44E">
      <w:start w:val="1"/>
      <w:numFmt w:val="bullet"/>
      <w:lvlText w:val=""/>
      <w:lvlJc w:val="left"/>
      <w:pPr>
        <w:ind w:left="5040" w:hanging="360"/>
      </w:pPr>
      <w:rPr>
        <w:rFonts w:hint="default" w:ascii="Symbol" w:hAnsi="Symbol"/>
      </w:rPr>
    </w:lvl>
    <w:lvl w:ilvl="7" w:tplc="EF2AA5D0">
      <w:start w:val="1"/>
      <w:numFmt w:val="bullet"/>
      <w:lvlText w:val="o"/>
      <w:lvlJc w:val="left"/>
      <w:pPr>
        <w:ind w:left="5760" w:hanging="360"/>
      </w:pPr>
      <w:rPr>
        <w:rFonts w:hint="default" w:ascii="Courier New" w:hAnsi="Courier New"/>
      </w:rPr>
    </w:lvl>
    <w:lvl w:ilvl="8" w:tplc="978A25C4">
      <w:start w:val="1"/>
      <w:numFmt w:val="bullet"/>
      <w:lvlText w:val=""/>
      <w:lvlJc w:val="left"/>
      <w:pPr>
        <w:ind w:left="6480" w:hanging="360"/>
      </w:pPr>
      <w:rPr>
        <w:rFonts w:hint="default" w:ascii="Wingdings" w:hAnsi="Wingdings"/>
      </w:rPr>
    </w:lvl>
  </w:abstractNum>
  <w:abstractNum w:abstractNumId="51" w15:restartNumberingAfterBreak="0">
    <w:nsid w:val="73CD4D08"/>
    <w:multiLevelType w:val="hybridMultilevel"/>
    <w:tmpl w:val="EB1AF8E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2" w15:restartNumberingAfterBreak="0">
    <w:nsid w:val="766F0B07"/>
    <w:multiLevelType w:val="hybridMultilevel"/>
    <w:tmpl w:val="3B8824F6"/>
    <w:lvl w:ilvl="0" w:tplc="423EBA5A">
      <w:start w:val="1"/>
      <w:numFmt w:val="bullet"/>
      <w:lvlText w:val=""/>
      <w:lvlJc w:val="left"/>
      <w:pPr>
        <w:ind w:left="720" w:hanging="360"/>
      </w:pPr>
      <w:rPr>
        <w:rFonts w:hint="default" w:ascii="Symbol" w:hAnsi="Symbol"/>
      </w:rPr>
    </w:lvl>
    <w:lvl w:ilvl="1" w:tplc="BD1A34C2">
      <w:start w:val="1"/>
      <w:numFmt w:val="bullet"/>
      <w:lvlText w:val="o"/>
      <w:lvlJc w:val="left"/>
      <w:pPr>
        <w:ind w:left="1440" w:hanging="360"/>
      </w:pPr>
      <w:rPr>
        <w:rFonts w:hint="default" w:ascii="Courier New" w:hAnsi="Courier New"/>
      </w:rPr>
    </w:lvl>
    <w:lvl w:ilvl="2" w:tplc="5B80DA22">
      <w:start w:val="1"/>
      <w:numFmt w:val="bullet"/>
      <w:lvlText w:val=""/>
      <w:lvlJc w:val="left"/>
      <w:pPr>
        <w:ind w:left="2160" w:hanging="360"/>
      </w:pPr>
      <w:rPr>
        <w:rFonts w:hint="default" w:ascii="Wingdings" w:hAnsi="Wingdings"/>
      </w:rPr>
    </w:lvl>
    <w:lvl w:ilvl="3" w:tplc="C1EC0B2C">
      <w:start w:val="1"/>
      <w:numFmt w:val="bullet"/>
      <w:lvlText w:val=""/>
      <w:lvlJc w:val="left"/>
      <w:pPr>
        <w:ind w:left="2880" w:hanging="360"/>
      </w:pPr>
      <w:rPr>
        <w:rFonts w:hint="default" w:ascii="Symbol" w:hAnsi="Symbol"/>
      </w:rPr>
    </w:lvl>
    <w:lvl w:ilvl="4" w:tplc="E91EE3F4">
      <w:start w:val="1"/>
      <w:numFmt w:val="bullet"/>
      <w:lvlText w:val="o"/>
      <w:lvlJc w:val="left"/>
      <w:pPr>
        <w:ind w:left="3600" w:hanging="360"/>
      </w:pPr>
      <w:rPr>
        <w:rFonts w:hint="default" w:ascii="Courier New" w:hAnsi="Courier New"/>
      </w:rPr>
    </w:lvl>
    <w:lvl w:ilvl="5" w:tplc="C5026F7E">
      <w:start w:val="1"/>
      <w:numFmt w:val="bullet"/>
      <w:lvlText w:val=""/>
      <w:lvlJc w:val="left"/>
      <w:pPr>
        <w:ind w:left="4320" w:hanging="360"/>
      </w:pPr>
      <w:rPr>
        <w:rFonts w:hint="default" w:ascii="Wingdings" w:hAnsi="Wingdings"/>
      </w:rPr>
    </w:lvl>
    <w:lvl w:ilvl="6" w:tplc="D7AA2F8C">
      <w:start w:val="1"/>
      <w:numFmt w:val="bullet"/>
      <w:lvlText w:val=""/>
      <w:lvlJc w:val="left"/>
      <w:pPr>
        <w:ind w:left="5040" w:hanging="360"/>
      </w:pPr>
      <w:rPr>
        <w:rFonts w:hint="default" w:ascii="Symbol" w:hAnsi="Symbol"/>
      </w:rPr>
    </w:lvl>
    <w:lvl w:ilvl="7" w:tplc="7C94A678">
      <w:start w:val="1"/>
      <w:numFmt w:val="bullet"/>
      <w:lvlText w:val="o"/>
      <w:lvlJc w:val="left"/>
      <w:pPr>
        <w:ind w:left="5760" w:hanging="360"/>
      </w:pPr>
      <w:rPr>
        <w:rFonts w:hint="default" w:ascii="Courier New" w:hAnsi="Courier New"/>
      </w:rPr>
    </w:lvl>
    <w:lvl w:ilvl="8" w:tplc="FA2AA030">
      <w:start w:val="1"/>
      <w:numFmt w:val="bullet"/>
      <w:lvlText w:val=""/>
      <w:lvlJc w:val="left"/>
      <w:pPr>
        <w:ind w:left="6480" w:hanging="360"/>
      </w:pPr>
      <w:rPr>
        <w:rFonts w:hint="default" w:ascii="Wingdings" w:hAnsi="Wingdings"/>
      </w:rPr>
    </w:lvl>
  </w:abstractNum>
  <w:abstractNum w:abstractNumId="53" w15:restartNumberingAfterBreak="0">
    <w:nsid w:val="7AD04C71"/>
    <w:multiLevelType w:val="hybridMultilevel"/>
    <w:tmpl w:val="C356377C"/>
    <w:lvl w:ilvl="0" w:tplc="EDE4E0DC">
      <w:start w:val="1"/>
      <w:numFmt w:val="bullet"/>
      <w:lvlText w:val=""/>
      <w:lvlJc w:val="left"/>
      <w:pPr>
        <w:ind w:left="720" w:hanging="360"/>
      </w:pPr>
      <w:rPr>
        <w:rFonts w:hint="default" w:ascii="Symbol" w:hAnsi="Symbol"/>
      </w:rPr>
    </w:lvl>
    <w:lvl w:ilvl="1" w:tplc="EF2AB92E" w:tentative="1">
      <w:start w:val="1"/>
      <w:numFmt w:val="bullet"/>
      <w:lvlText w:val="o"/>
      <w:lvlJc w:val="left"/>
      <w:pPr>
        <w:ind w:left="1440" w:hanging="360"/>
      </w:pPr>
      <w:rPr>
        <w:rFonts w:hint="default" w:ascii="Courier New" w:hAnsi="Courier New"/>
      </w:rPr>
    </w:lvl>
    <w:lvl w:ilvl="2" w:tplc="B5061FC6" w:tentative="1">
      <w:start w:val="1"/>
      <w:numFmt w:val="bullet"/>
      <w:lvlText w:val=""/>
      <w:lvlJc w:val="left"/>
      <w:pPr>
        <w:ind w:left="2160" w:hanging="360"/>
      </w:pPr>
      <w:rPr>
        <w:rFonts w:hint="default" w:ascii="Wingdings" w:hAnsi="Wingdings"/>
      </w:rPr>
    </w:lvl>
    <w:lvl w:ilvl="3" w:tplc="6610E97C" w:tentative="1">
      <w:start w:val="1"/>
      <w:numFmt w:val="bullet"/>
      <w:lvlText w:val=""/>
      <w:lvlJc w:val="left"/>
      <w:pPr>
        <w:ind w:left="2880" w:hanging="360"/>
      </w:pPr>
      <w:rPr>
        <w:rFonts w:hint="default" w:ascii="Symbol" w:hAnsi="Symbol"/>
      </w:rPr>
    </w:lvl>
    <w:lvl w:ilvl="4" w:tplc="F6386F32" w:tentative="1">
      <w:start w:val="1"/>
      <w:numFmt w:val="bullet"/>
      <w:lvlText w:val="o"/>
      <w:lvlJc w:val="left"/>
      <w:pPr>
        <w:ind w:left="3600" w:hanging="360"/>
      </w:pPr>
      <w:rPr>
        <w:rFonts w:hint="default" w:ascii="Courier New" w:hAnsi="Courier New"/>
      </w:rPr>
    </w:lvl>
    <w:lvl w:ilvl="5" w:tplc="38125E48" w:tentative="1">
      <w:start w:val="1"/>
      <w:numFmt w:val="bullet"/>
      <w:lvlText w:val=""/>
      <w:lvlJc w:val="left"/>
      <w:pPr>
        <w:ind w:left="4320" w:hanging="360"/>
      </w:pPr>
      <w:rPr>
        <w:rFonts w:hint="default" w:ascii="Wingdings" w:hAnsi="Wingdings"/>
      </w:rPr>
    </w:lvl>
    <w:lvl w:ilvl="6" w:tplc="7EBA410C" w:tentative="1">
      <w:start w:val="1"/>
      <w:numFmt w:val="bullet"/>
      <w:lvlText w:val=""/>
      <w:lvlJc w:val="left"/>
      <w:pPr>
        <w:ind w:left="5040" w:hanging="360"/>
      </w:pPr>
      <w:rPr>
        <w:rFonts w:hint="default" w:ascii="Symbol" w:hAnsi="Symbol"/>
      </w:rPr>
    </w:lvl>
    <w:lvl w:ilvl="7" w:tplc="BF04936C" w:tentative="1">
      <w:start w:val="1"/>
      <w:numFmt w:val="bullet"/>
      <w:lvlText w:val="o"/>
      <w:lvlJc w:val="left"/>
      <w:pPr>
        <w:ind w:left="5760" w:hanging="360"/>
      </w:pPr>
      <w:rPr>
        <w:rFonts w:hint="default" w:ascii="Courier New" w:hAnsi="Courier New"/>
      </w:rPr>
    </w:lvl>
    <w:lvl w:ilvl="8" w:tplc="23B07F6E" w:tentative="1">
      <w:start w:val="1"/>
      <w:numFmt w:val="bullet"/>
      <w:lvlText w:val=""/>
      <w:lvlJc w:val="left"/>
      <w:pPr>
        <w:ind w:left="6480" w:hanging="360"/>
      </w:pPr>
      <w:rPr>
        <w:rFonts w:hint="default" w:ascii="Wingdings" w:hAnsi="Wingdings"/>
      </w:rPr>
    </w:lvl>
  </w:abstractNum>
  <w:abstractNum w:abstractNumId="54" w15:restartNumberingAfterBreak="0">
    <w:nsid w:val="7BA53351"/>
    <w:multiLevelType w:val="hybridMultilevel"/>
    <w:tmpl w:val="E0944A6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5" w15:restartNumberingAfterBreak="0">
    <w:nsid w:val="7E961A5D"/>
    <w:multiLevelType w:val="hybridMultilevel"/>
    <w:tmpl w:val="0BA28F50"/>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6" w15:restartNumberingAfterBreak="0">
    <w:nsid w:val="7F23EB13"/>
    <w:multiLevelType w:val="hybridMultilevel"/>
    <w:tmpl w:val="D46CEB9E"/>
    <w:lvl w:ilvl="0" w:tplc="BA1A1512">
      <w:start w:val="1"/>
      <w:numFmt w:val="bullet"/>
      <w:lvlText w:val=""/>
      <w:lvlJc w:val="left"/>
      <w:pPr>
        <w:ind w:left="720" w:hanging="360"/>
      </w:pPr>
      <w:rPr>
        <w:rFonts w:hint="default" w:ascii="Symbol" w:hAnsi="Symbol"/>
      </w:rPr>
    </w:lvl>
    <w:lvl w:ilvl="1" w:tplc="9E824F4A">
      <w:start w:val="1"/>
      <w:numFmt w:val="bullet"/>
      <w:lvlText w:val="o"/>
      <w:lvlJc w:val="left"/>
      <w:pPr>
        <w:ind w:left="1440" w:hanging="360"/>
      </w:pPr>
      <w:rPr>
        <w:rFonts w:hint="default" w:ascii="Courier New" w:hAnsi="Courier New"/>
      </w:rPr>
    </w:lvl>
    <w:lvl w:ilvl="2" w:tplc="2DAA44C2">
      <w:start w:val="1"/>
      <w:numFmt w:val="bullet"/>
      <w:lvlText w:val=""/>
      <w:lvlJc w:val="left"/>
      <w:pPr>
        <w:ind w:left="2160" w:hanging="360"/>
      </w:pPr>
      <w:rPr>
        <w:rFonts w:hint="default" w:ascii="Wingdings" w:hAnsi="Wingdings"/>
      </w:rPr>
    </w:lvl>
    <w:lvl w:ilvl="3" w:tplc="229C2E3C">
      <w:start w:val="1"/>
      <w:numFmt w:val="bullet"/>
      <w:lvlText w:val=""/>
      <w:lvlJc w:val="left"/>
      <w:pPr>
        <w:ind w:left="2880" w:hanging="360"/>
      </w:pPr>
      <w:rPr>
        <w:rFonts w:hint="default" w:ascii="Symbol" w:hAnsi="Symbol"/>
      </w:rPr>
    </w:lvl>
    <w:lvl w:ilvl="4" w:tplc="338CE238">
      <w:start w:val="1"/>
      <w:numFmt w:val="bullet"/>
      <w:lvlText w:val="o"/>
      <w:lvlJc w:val="left"/>
      <w:pPr>
        <w:ind w:left="3600" w:hanging="360"/>
      </w:pPr>
      <w:rPr>
        <w:rFonts w:hint="default" w:ascii="Courier New" w:hAnsi="Courier New"/>
      </w:rPr>
    </w:lvl>
    <w:lvl w:ilvl="5" w:tplc="1A6E3056">
      <w:start w:val="1"/>
      <w:numFmt w:val="bullet"/>
      <w:lvlText w:val=""/>
      <w:lvlJc w:val="left"/>
      <w:pPr>
        <w:ind w:left="4320" w:hanging="360"/>
      </w:pPr>
      <w:rPr>
        <w:rFonts w:hint="default" w:ascii="Wingdings" w:hAnsi="Wingdings"/>
      </w:rPr>
    </w:lvl>
    <w:lvl w:ilvl="6" w:tplc="B4FA8B18">
      <w:start w:val="1"/>
      <w:numFmt w:val="bullet"/>
      <w:lvlText w:val=""/>
      <w:lvlJc w:val="left"/>
      <w:pPr>
        <w:ind w:left="5040" w:hanging="360"/>
      </w:pPr>
      <w:rPr>
        <w:rFonts w:hint="default" w:ascii="Symbol" w:hAnsi="Symbol"/>
      </w:rPr>
    </w:lvl>
    <w:lvl w:ilvl="7" w:tplc="B1FA6C9C">
      <w:start w:val="1"/>
      <w:numFmt w:val="bullet"/>
      <w:lvlText w:val="o"/>
      <w:lvlJc w:val="left"/>
      <w:pPr>
        <w:ind w:left="5760" w:hanging="360"/>
      </w:pPr>
      <w:rPr>
        <w:rFonts w:hint="default" w:ascii="Courier New" w:hAnsi="Courier New"/>
      </w:rPr>
    </w:lvl>
    <w:lvl w:ilvl="8" w:tplc="047A3632">
      <w:start w:val="1"/>
      <w:numFmt w:val="bullet"/>
      <w:lvlText w:val=""/>
      <w:lvlJc w:val="left"/>
      <w:pPr>
        <w:ind w:left="6480" w:hanging="360"/>
      </w:pPr>
      <w:rPr>
        <w:rFonts w:hint="default" w:ascii="Wingdings" w:hAnsi="Wingdings"/>
      </w:rPr>
    </w:lvl>
  </w:abstractNum>
  <w:abstractNum w:abstractNumId="57" w15:restartNumberingAfterBreak="0">
    <w:nsid w:val="7F55426C"/>
    <w:multiLevelType w:val="hybridMultilevel"/>
    <w:tmpl w:val="DA04571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213780508">
    <w:abstractNumId w:val="43"/>
  </w:num>
  <w:num w:numId="2" w16cid:durableId="1008605395">
    <w:abstractNumId w:val="40"/>
  </w:num>
  <w:num w:numId="3" w16cid:durableId="349185807">
    <w:abstractNumId w:val="23"/>
  </w:num>
  <w:num w:numId="4" w16cid:durableId="1396851025">
    <w:abstractNumId w:val="13"/>
  </w:num>
  <w:num w:numId="5" w16cid:durableId="929773241">
    <w:abstractNumId w:val="38"/>
  </w:num>
  <w:num w:numId="6" w16cid:durableId="1323775897">
    <w:abstractNumId w:val="7"/>
  </w:num>
  <w:num w:numId="7" w16cid:durableId="1295673873">
    <w:abstractNumId w:val="50"/>
  </w:num>
  <w:num w:numId="8" w16cid:durableId="1782993462">
    <w:abstractNumId w:val="56"/>
  </w:num>
  <w:num w:numId="9" w16cid:durableId="1444687667">
    <w:abstractNumId w:val="35"/>
  </w:num>
  <w:num w:numId="10" w16cid:durableId="46532965">
    <w:abstractNumId w:val="6"/>
  </w:num>
  <w:num w:numId="11" w16cid:durableId="9568626">
    <w:abstractNumId w:val="1"/>
  </w:num>
  <w:num w:numId="12" w16cid:durableId="459953703">
    <w:abstractNumId w:val="33"/>
  </w:num>
  <w:num w:numId="13" w16cid:durableId="210311150">
    <w:abstractNumId w:val="34"/>
  </w:num>
  <w:num w:numId="14" w16cid:durableId="51856851">
    <w:abstractNumId w:val="37"/>
  </w:num>
  <w:num w:numId="15" w16cid:durableId="396175523">
    <w:abstractNumId w:val="30"/>
  </w:num>
  <w:num w:numId="16" w16cid:durableId="76633429">
    <w:abstractNumId w:val="49"/>
  </w:num>
  <w:num w:numId="17" w16cid:durableId="1935741327">
    <w:abstractNumId w:val="39"/>
  </w:num>
  <w:num w:numId="18" w16cid:durableId="925768506">
    <w:abstractNumId w:val="19"/>
  </w:num>
  <w:num w:numId="19" w16cid:durableId="166021926">
    <w:abstractNumId w:val="21"/>
  </w:num>
  <w:num w:numId="20" w16cid:durableId="31150898">
    <w:abstractNumId w:val="52"/>
  </w:num>
  <w:num w:numId="21" w16cid:durableId="798647119">
    <w:abstractNumId w:val="32"/>
  </w:num>
  <w:num w:numId="22" w16cid:durableId="172652921">
    <w:abstractNumId w:val="36"/>
  </w:num>
  <w:num w:numId="23" w16cid:durableId="985401395">
    <w:abstractNumId w:val="10"/>
  </w:num>
  <w:num w:numId="24" w16cid:durableId="894313656">
    <w:abstractNumId w:val="9"/>
  </w:num>
  <w:num w:numId="25" w16cid:durableId="666834061">
    <w:abstractNumId w:val="12"/>
  </w:num>
  <w:num w:numId="26" w16cid:durableId="1120612690">
    <w:abstractNumId w:val="45"/>
  </w:num>
  <w:num w:numId="27" w16cid:durableId="1150361212">
    <w:abstractNumId w:val="24"/>
  </w:num>
  <w:num w:numId="28" w16cid:durableId="1156189340">
    <w:abstractNumId w:val="55"/>
  </w:num>
  <w:num w:numId="29" w16cid:durableId="1201286086">
    <w:abstractNumId w:val="57"/>
  </w:num>
  <w:num w:numId="30" w16cid:durableId="1816675086">
    <w:abstractNumId w:val="17"/>
  </w:num>
  <w:num w:numId="31" w16cid:durableId="1823960854">
    <w:abstractNumId w:val="53"/>
  </w:num>
  <w:num w:numId="32" w16cid:durableId="1843277654">
    <w:abstractNumId w:val="26"/>
  </w:num>
  <w:num w:numId="33" w16cid:durableId="1854606998">
    <w:abstractNumId w:val="41"/>
  </w:num>
  <w:num w:numId="34" w16cid:durableId="1899314356">
    <w:abstractNumId w:val="5"/>
  </w:num>
  <w:num w:numId="35" w16cid:durableId="1915356087">
    <w:abstractNumId w:val="29"/>
  </w:num>
  <w:num w:numId="36" w16cid:durableId="193885672">
    <w:abstractNumId w:val="16"/>
  </w:num>
  <w:num w:numId="37" w16cid:durableId="2088728363">
    <w:abstractNumId w:val="54"/>
  </w:num>
  <w:num w:numId="38" w16cid:durableId="2133746352">
    <w:abstractNumId w:val="28"/>
  </w:num>
  <w:num w:numId="39" w16cid:durableId="283314469">
    <w:abstractNumId w:val="4"/>
  </w:num>
  <w:num w:numId="40" w16cid:durableId="376509806">
    <w:abstractNumId w:val="42"/>
  </w:num>
  <w:num w:numId="41" w16cid:durableId="539127529">
    <w:abstractNumId w:val="18"/>
  </w:num>
  <w:num w:numId="42" w16cid:durableId="590503814">
    <w:abstractNumId w:val="46"/>
  </w:num>
  <w:num w:numId="43" w16cid:durableId="722676127">
    <w:abstractNumId w:val="0"/>
  </w:num>
  <w:num w:numId="44" w16cid:durableId="880362155">
    <w:abstractNumId w:val="47"/>
  </w:num>
  <w:num w:numId="45" w16cid:durableId="956374061">
    <w:abstractNumId w:val="8"/>
  </w:num>
  <w:num w:numId="46" w16cid:durableId="980503991">
    <w:abstractNumId w:val="31"/>
  </w:num>
  <w:num w:numId="47" w16cid:durableId="469128211">
    <w:abstractNumId w:val="27"/>
  </w:num>
  <w:num w:numId="48" w16cid:durableId="2044164958">
    <w:abstractNumId w:val="11"/>
  </w:num>
  <w:num w:numId="49" w16cid:durableId="182597305">
    <w:abstractNumId w:val="14"/>
  </w:num>
  <w:num w:numId="50" w16cid:durableId="4481793">
    <w:abstractNumId w:val="51"/>
  </w:num>
  <w:num w:numId="51" w16cid:durableId="2140536978">
    <w:abstractNumId w:val="20"/>
  </w:num>
  <w:num w:numId="52" w16cid:durableId="1492023085">
    <w:abstractNumId w:val="3"/>
  </w:num>
  <w:num w:numId="53" w16cid:durableId="400251445">
    <w:abstractNumId w:val="48"/>
  </w:num>
  <w:num w:numId="54" w16cid:durableId="1852571995">
    <w:abstractNumId w:val="15"/>
  </w:num>
  <w:num w:numId="55" w16cid:durableId="57942635">
    <w:abstractNumId w:val="25"/>
  </w:num>
  <w:num w:numId="56" w16cid:durableId="1326901">
    <w:abstractNumId w:val="22"/>
  </w:num>
  <w:num w:numId="57" w16cid:durableId="1344093714">
    <w:abstractNumId w:val="2"/>
  </w:num>
  <w:num w:numId="58" w16cid:durableId="1618288974">
    <w:abstractNumId w:val="44"/>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nay Agrawal">
    <w15:presenceInfo w15:providerId="AD" w15:userId="S::vinay.agrawal@contractor.cinq.care::98c4eb0e-584b-4a6b-9f63-51a6d696098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0C7"/>
    <w:rsid w:val="00010E01"/>
    <w:rsid w:val="00014AA3"/>
    <w:rsid w:val="000174C2"/>
    <w:rsid w:val="00017640"/>
    <w:rsid w:val="00020230"/>
    <w:rsid w:val="00020856"/>
    <w:rsid w:val="00020E9C"/>
    <w:rsid w:val="0004117F"/>
    <w:rsid w:val="00042AF1"/>
    <w:rsid w:val="00050A38"/>
    <w:rsid w:val="00050BA9"/>
    <w:rsid w:val="000561FD"/>
    <w:rsid w:val="00057E31"/>
    <w:rsid w:val="000615FC"/>
    <w:rsid w:val="00064F82"/>
    <w:rsid w:val="00066ED5"/>
    <w:rsid w:val="00070E3F"/>
    <w:rsid w:val="00073495"/>
    <w:rsid w:val="00083BCA"/>
    <w:rsid w:val="00085310"/>
    <w:rsid w:val="000951B1"/>
    <w:rsid w:val="000D45DC"/>
    <w:rsid w:val="000E1129"/>
    <w:rsid w:val="000F0CBF"/>
    <w:rsid w:val="000F29CC"/>
    <w:rsid w:val="000F3C37"/>
    <w:rsid w:val="000F5ED7"/>
    <w:rsid w:val="00104E81"/>
    <w:rsid w:val="001100D3"/>
    <w:rsid w:val="00113220"/>
    <w:rsid w:val="00121827"/>
    <w:rsid w:val="00130181"/>
    <w:rsid w:val="00137A4C"/>
    <w:rsid w:val="0014483D"/>
    <w:rsid w:val="001513BD"/>
    <w:rsid w:val="00151890"/>
    <w:rsid w:val="00151F9F"/>
    <w:rsid w:val="001542F1"/>
    <w:rsid w:val="00173F3A"/>
    <w:rsid w:val="0017611E"/>
    <w:rsid w:val="001768AB"/>
    <w:rsid w:val="0017726C"/>
    <w:rsid w:val="00183086"/>
    <w:rsid w:val="001837ED"/>
    <w:rsid w:val="00184171"/>
    <w:rsid w:val="001847EA"/>
    <w:rsid w:val="001865A2"/>
    <w:rsid w:val="001877A6"/>
    <w:rsid w:val="00191DFF"/>
    <w:rsid w:val="001A10C7"/>
    <w:rsid w:val="001A3B3D"/>
    <w:rsid w:val="001A5275"/>
    <w:rsid w:val="001A78D6"/>
    <w:rsid w:val="001B2FD1"/>
    <w:rsid w:val="001C3D96"/>
    <w:rsid w:val="001C44FF"/>
    <w:rsid w:val="001C501F"/>
    <w:rsid w:val="001D2B76"/>
    <w:rsid w:val="001E42CF"/>
    <w:rsid w:val="001F0DC7"/>
    <w:rsid w:val="001F4399"/>
    <w:rsid w:val="00203B56"/>
    <w:rsid w:val="00205B8E"/>
    <w:rsid w:val="00206A10"/>
    <w:rsid w:val="002114B4"/>
    <w:rsid w:val="00215863"/>
    <w:rsid w:val="002165AF"/>
    <w:rsid w:val="00217CEA"/>
    <w:rsid w:val="00222A46"/>
    <w:rsid w:val="00224D29"/>
    <w:rsid w:val="002271BA"/>
    <w:rsid w:val="00230EAB"/>
    <w:rsid w:val="0023771C"/>
    <w:rsid w:val="00240F17"/>
    <w:rsid w:val="002456B9"/>
    <w:rsid w:val="00252509"/>
    <w:rsid w:val="00257308"/>
    <w:rsid w:val="002634E9"/>
    <w:rsid w:val="002717CF"/>
    <w:rsid w:val="00272E3E"/>
    <w:rsid w:val="0027605B"/>
    <w:rsid w:val="002767D5"/>
    <w:rsid w:val="00284B66"/>
    <w:rsid w:val="00285A02"/>
    <w:rsid w:val="00287DBD"/>
    <w:rsid w:val="00292353"/>
    <w:rsid w:val="0029DA33"/>
    <w:rsid w:val="002A177D"/>
    <w:rsid w:val="002A3F47"/>
    <w:rsid w:val="002B5D8E"/>
    <w:rsid w:val="002C21B4"/>
    <w:rsid w:val="002C46C5"/>
    <w:rsid w:val="002C69F0"/>
    <w:rsid w:val="002D74EF"/>
    <w:rsid w:val="002E097F"/>
    <w:rsid w:val="002F0862"/>
    <w:rsid w:val="002F18C1"/>
    <w:rsid w:val="002F1FBC"/>
    <w:rsid w:val="002F5974"/>
    <w:rsid w:val="002F7D48"/>
    <w:rsid w:val="00302F01"/>
    <w:rsid w:val="00313C47"/>
    <w:rsid w:val="00316604"/>
    <w:rsid w:val="00321B88"/>
    <w:rsid w:val="00322E87"/>
    <w:rsid w:val="00326CC4"/>
    <w:rsid w:val="00326FE7"/>
    <w:rsid w:val="00332D64"/>
    <w:rsid w:val="00332DF2"/>
    <w:rsid w:val="003368C1"/>
    <w:rsid w:val="00340ED1"/>
    <w:rsid w:val="003424EF"/>
    <w:rsid w:val="00362293"/>
    <w:rsid w:val="003649B9"/>
    <w:rsid w:val="00365553"/>
    <w:rsid w:val="00366580"/>
    <w:rsid w:val="00367425"/>
    <w:rsid w:val="00370B5C"/>
    <w:rsid w:val="003739C1"/>
    <w:rsid w:val="003818CB"/>
    <w:rsid w:val="00386900"/>
    <w:rsid w:val="00387684"/>
    <w:rsid w:val="003878F2"/>
    <w:rsid w:val="00387F31"/>
    <w:rsid w:val="003A1B58"/>
    <w:rsid w:val="003A275D"/>
    <w:rsid w:val="003B1235"/>
    <w:rsid w:val="003B77E0"/>
    <w:rsid w:val="003C0408"/>
    <w:rsid w:val="003C25A0"/>
    <w:rsid w:val="003C5FDD"/>
    <w:rsid w:val="003C619D"/>
    <w:rsid w:val="003D2775"/>
    <w:rsid w:val="003F06C9"/>
    <w:rsid w:val="003F7414"/>
    <w:rsid w:val="00406DC2"/>
    <w:rsid w:val="00407E16"/>
    <w:rsid w:val="00415418"/>
    <w:rsid w:val="004256AE"/>
    <w:rsid w:val="00425C0B"/>
    <w:rsid w:val="0042684B"/>
    <w:rsid w:val="0043464F"/>
    <w:rsid w:val="004373E5"/>
    <w:rsid w:val="00446C3F"/>
    <w:rsid w:val="00447684"/>
    <w:rsid w:val="0045231C"/>
    <w:rsid w:val="004568EE"/>
    <w:rsid w:val="00460DA9"/>
    <w:rsid w:val="00467A59"/>
    <w:rsid w:val="00474561"/>
    <w:rsid w:val="00477148"/>
    <w:rsid w:val="0048182A"/>
    <w:rsid w:val="00492A29"/>
    <w:rsid w:val="0049714B"/>
    <w:rsid w:val="004A402D"/>
    <w:rsid w:val="004A442C"/>
    <w:rsid w:val="004B0E61"/>
    <w:rsid w:val="004C1423"/>
    <w:rsid w:val="004C210B"/>
    <w:rsid w:val="004C2411"/>
    <w:rsid w:val="004C2727"/>
    <w:rsid w:val="004C32E7"/>
    <w:rsid w:val="004D314E"/>
    <w:rsid w:val="004D7049"/>
    <w:rsid w:val="004E6CD3"/>
    <w:rsid w:val="004F2C9F"/>
    <w:rsid w:val="004F58AB"/>
    <w:rsid w:val="004F7AB0"/>
    <w:rsid w:val="00501F1E"/>
    <w:rsid w:val="005037A3"/>
    <w:rsid w:val="00503FC9"/>
    <w:rsid w:val="0050505B"/>
    <w:rsid w:val="00505262"/>
    <w:rsid w:val="00505277"/>
    <w:rsid w:val="00506FA5"/>
    <w:rsid w:val="00511705"/>
    <w:rsid w:val="00514279"/>
    <w:rsid w:val="00515598"/>
    <w:rsid w:val="00520209"/>
    <w:rsid w:val="0052420C"/>
    <w:rsid w:val="00524BFF"/>
    <w:rsid w:val="005433B8"/>
    <w:rsid w:val="00544402"/>
    <w:rsid w:val="00547D32"/>
    <w:rsid w:val="00552B0F"/>
    <w:rsid w:val="00554B2B"/>
    <w:rsid w:val="005621A7"/>
    <w:rsid w:val="00564549"/>
    <w:rsid w:val="00574A50"/>
    <w:rsid w:val="00595AD5"/>
    <w:rsid w:val="005963A4"/>
    <w:rsid w:val="005A29E4"/>
    <w:rsid w:val="005A3760"/>
    <w:rsid w:val="005A75E3"/>
    <w:rsid w:val="005A77E6"/>
    <w:rsid w:val="005B4CCD"/>
    <w:rsid w:val="005B63C8"/>
    <w:rsid w:val="005D0460"/>
    <w:rsid w:val="005D74B7"/>
    <w:rsid w:val="005E6C39"/>
    <w:rsid w:val="005F2642"/>
    <w:rsid w:val="005F2F36"/>
    <w:rsid w:val="005F64AE"/>
    <w:rsid w:val="00601CD5"/>
    <w:rsid w:val="00602D9E"/>
    <w:rsid w:val="006050B2"/>
    <w:rsid w:val="0060597F"/>
    <w:rsid w:val="006074A4"/>
    <w:rsid w:val="00610B54"/>
    <w:rsid w:val="00612E96"/>
    <w:rsid w:val="00621891"/>
    <w:rsid w:val="00630152"/>
    <w:rsid w:val="006417C6"/>
    <w:rsid w:val="00644160"/>
    <w:rsid w:val="0064711A"/>
    <w:rsid w:val="006550A2"/>
    <w:rsid w:val="006552E8"/>
    <w:rsid w:val="00667C15"/>
    <w:rsid w:val="00672AF4"/>
    <w:rsid w:val="00674AC1"/>
    <w:rsid w:val="006778C1"/>
    <w:rsid w:val="00684E65"/>
    <w:rsid w:val="00690637"/>
    <w:rsid w:val="006A3A1C"/>
    <w:rsid w:val="006A6AD7"/>
    <w:rsid w:val="006A7598"/>
    <w:rsid w:val="006B30D9"/>
    <w:rsid w:val="006B6C26"/>
    <w:rsid w:val="006C0EEB"/>
    <w:rsid w:val="006C5ECC"/>
    <w:rsid w:val="006D2229"/>
    <w:rsid w:val="006D7AEA"/>
    <w:rsid w:val="006E5B43"/>
    <w:rsid w:val="006E6DA2"/>
    <w:rsid w:val="006F2AE3"/>
    <w:rsid w:val="006F41A6"/>
    <w:rsid w:val="006F5FE5"/>
    <w:rsid w:val="007005A4"/>
    <w:rsid w:val="0070187E"/>
    <w:rsid w:val="0070317E"/>
    <w:rsid w:val="0070368A"/>
    <w:rsid w:val="00705BAE"/>
    <w:rsid w:val="00713A1B"/>
    <w:rsid w:val="00714E6A"/>
    <w:rsid w:val="0071606A"/>
    <w:rsid w:val="00717760"/>
    <w:rsid w:val="007207B4"/>
    <w:rsid w:val="00722983"/>
    <w:rsid w:val="007417B0"/>
    <w:rsid w:val="007434FE"/>
    <w:rsid w:val="00745A08"/>
    <w:rsid w:val="00747816"/>
    <w:rsid w:val="00753D48"/>
    <w:rsid w:val="00756B9F"/>
    <w:rsid w:val="007601FB"/>
    <w:rsid w:val="007719A0"/>
    <w:rsid w:val="00772471"/>
    <w:rsid w:val="0077536F"/>
    <w:rsid w:val="00776AF9"/>
    <w:rsid w:val="00787642"/>
    <w:rsid w:val="00790039"/>
    <w:rsid w:val="00793602"/>
    <w:rsid w:val="00795D22"/>
    <w:rsid w:val="007A32C8"/>
    <w:rsid w:val="007A4EDB"/>
    <w:rsid w:val="007B7FB2"/>
    <w:rsid w:val="007C474B"/>
    <w:rsid w:val="007D03D9"/>
    <w:rsid w:val="007E41F3"/>
    <w:rsid w:val="007E620C"/>
    <w:rsid w:val="007F5AA4"/>
    <w:rsid w:val="00801F5A"/>
    <w:rsid w:val="0080569F"/>
    <w:rsid w:val="00814B97"/>
    <w:rsid w:val="0082283C"/>
    <w:rsid w:val="00827FEF"/>
    <w:rsid w:val="008429FE"/>
    <w:rsid w:val="00846BE4"/>
    <w:rsid w:val="00860B66"/>
    <w:rsid w:val="0087122D"/>
    <w:rsid w:val="00873C74"/>
    <w:rsid w:val="008753D1"/>
    <w:rsid w:val="00875EE7"/>
    <w:rsid w:val="00877600"/>
    <w:rsid w:val="00885CE4"/>
    <w:rsid w:val="00896D30"/>
    <w:rsid w:val="008A38C9"/>
    <w:rsid w:val="008A49C5"/>
    <w:rsid w:val="008A7B1A"/>
    <w:rsid w:val="008B373B"/>
    <w:rsid w:val="008B520E"/>
    <w:rsid w:val="008C2A42"/>
    <w:rsid w:val="008C71AE"/>
    <w:rsid w:val="008D3A05"/>
    <w:rsid w:val="008D72CF"/>
    <w:rsid w:val="008E390A"/>
    <w:rsid w:val="008F0F75"/>
    <w:rsid w:val="008F1E45"/>
    <w:rsid w:val="008F62E0"/>
    <w:rsid w:val="00900B5C"/>
    <w:rsid w:val="0090515B"/>
    <w:rsid w:val="009058B7"/>
    <w:rsid w:val="00906519"/>
    <w:rsid w:val="00913843"/>
    <w:rsid w:val="00917B9F"/>
    <w:rsid w:val="0092102B"/>
    <w:rsid w:val="00924426"/>
    <w:rsid w:val="0093158C"/>
    <w:rsid w:val="009350BB"/>
    <w:rsid w:val="00937ADF"/>
    <w:rsid w:val="00941CFB"/>
    <w:rsid w:val="00946615"/>
    <w:rsid w:val="00951309"/>
    <w:rsid w:val="00963F43"/>
    <w:rsid w:val="00964382"/>
    <w:rsid w:val="0098304F"/>
    <w:rsid w:val="00986097"/>
    <w:rsid w:val="00987526"/>
    <w:rsid w:val="009918FE"/>
    <w:rsid w:val="0099249C"/>
    <w:rsid w:val="009924E2"/>
    <w:rsid w:val="00997710"/>
    <w:rsid w:val="009A1857"/>
    <w:rsid w:val="009A4B25"/>
    <w:rsid w:val="009A4B36"/>
    <w:rsid w:val="009C4E7A"/>
    <w:rsid w:val="009C61CF"/>
    <w:rsid w:val="009C6C2A"/>
    <w:rsid w:val="009C7E03"/>
    <w:rsid w:val="009D4190"/>
    <w:rsid w:val="009E0746"/>
    <w:rsid w:val="009E539D"/>
    <w:rsid w:val="009F0F56"/>
    <w:rsid w:val="009F4519"/>
    <w:rsid w:val="009F462D"/>
    <w:rsid w:val="00A00C45"/>
    <w:rsid w:val="00A05923"/>
    <w:rsid w:val="00A0602B"/>
    <w:rsid w:val="00A07C17"/>
    <w:rsid w:val="00A10F77"/>
    <w:rsid w:val="00A219BC"/>
    <w:rsid w:val="00A23A92"/>
    <w:rsid w:val="00A25270"/>
    <w:rsid w:val="00A26C1A"/>
    <w:rsid w:val="00A301A2"/>
    <w:rsid w:val="00A40DF7"/>
    <w:rsid w:val="00A42B77"/>
    <w:rsid w:val="00A43F7E"/>
    <w:rsid w:val="00A450B1"/>
    <w:rsid w:val="00A46012"/>
    <w:rsid w:val="00A529ED"/>
    <w:rsid w:val="00A5317B"/>
    <w:rsid w:val="00A54A54"/>
    <w:rsid w:val="00A5629C"/>
    <w:rsid w:val="00A61408"/>
    <w:rsid w:val="00A6370C"/>
    <w:rsid w:val="00A64C64"/>
    <w:rsid w:val="00A651A2"/>
    <w:rsid w:val="00A67C6C"/>
    <w:rsid w:val="00A70EFA"/>
    <w:rsid w:val="00A747E6"/>
    <w:rsid w:val="00A8045A"/>
    <w:rsid w:val="00A86DEE"/>
    <w:rsid w:val="00A96745"/>
    <w:rsid w:val="00AA28B5"/>
    <w:rsid w:val="00AA6AC0"/>
    <w:rsid w:val="00AC3C43"/>
    <w:rsid w:val="00AC77D5"/>
    <w:rsid w:val="00AD5206"/>
    <w:rsid w:val="00AD5DE0"/>
    <w:rsid w:val="00AD6794"/>
    <w:rsid w:val="00AE6052"/>
    <w:rsid w:val="00AE78DC"/>
    <w:rsid w:val="00AF1082"/>
    <w:rsid w:val="00AF2662"/>
    <w:rsid w:val="00AF2F99"/>
    <w:rsid w:val="00AF4D4E"/>
    <w:rsid w:val="00AF5CFF"/>
    <w:rsid w:val="00B04BA5"/>
    <w:rsid w:val="00B1056D"/>
    <w:rsid w:val="00B165C7"/>
    <w:rsid w:val="00B2242F"/>
    <w:rsid w:val="00B24026"/>
    <w:rsid w:val="00B25B20"/>
    <w:rsid w:val="00B267DA"/>
    <w:rsid w:val="00B30ED6"/>
    <w:rsid w:val="00B35D79"/>
    <w:rsid w:val="00B36056"/>
    <w:rsid w:val="00B37E7A"/>
    <w:rsid w:val="00B40D58"/>
    <w:rsid w:val="00B417A2"/>
    <w:rsid w:val="00B42FC4"/>
    <w:rsid w:val="00B44EF8"/>
    <w:rsid w:val="00B4711C"/>
    <w:rsid w:val="00B60DBD"/>
    <w:rsid w:val="00B73CF5"/>
    <w:rsid w:val="00B81AAE"/>
    <w:rsid w:val="00B81CC1"/>
    <w:rsid w:val="00B83B51"/>
    <w:rsid w:val="00B83ED9"/>
    <w:rsid w:val="00B83F0B"/>
    <w:rsid w:val="00B875AC"/>
    <w:rsid w:val="00B93EE0"/>
    <w:rsid w:val="00BA31A3"/>
    <w:rsid w:val="00BA39F2"/>
    <w:rsid w:val="00BA5701"/>
    <w:rsid w:val="00BB07B0"/>
    <w:rsid w:val="00BC225E"/>
    <w:rsid w:val="00BC3B86"/>
    <w:rsid w:val="00BD3116"/>
    <w:rsid w:val="00BD5CA5"/>
    <w:rsid w:val="00BE0B29"/>
    <w:rsid w:val="00BE4370"/>
    <w:rsid w:val="00BE4650"/>
    <w:rsid w:val="00BF77CF"/>
    <w:rsid w:val="00C0084D"/>
    <w:rsid w:val="00C03E10"/>
    <w:rsid w:val="00C10583"/>
    <w:rsid w:val="00C1412D"/>
    <w:rsid w:val="00C1535A"/>
    <w:rsid w:val="00C17403"/>
    <w:rsid w:val="00C17990"/>
    <w:rsid w:val="00C215EF"/>
    <w:rsid w:val="00C31BAD"/>
    <w:rsid w:val="00C31DA4"/>
    <w:rsid w:val="00C32679"/>
    <w:rsid w:val="00C35563"/>
    <w:rsid w:val="00C44124"/>
    <w:rsid w:val="00C45EA8"/>
    <w:rsid w:val="00C466D6"/>
    <w:rsid w:val="00C47348"/>
    <w:rsid w:val="00C5447D"/>
    <w:rsid w:val="00C5655B"/>
    <w:rsid w:val="00C60AF7"/>
    <w:rsid w:val="00C62161"/>
    <w:rsid w:val="00C64E0C"/>
    <w:rsid w:val="00C74D20"/>
    <w:rsid w:val="00C83234"/>
    <w:rsid w:val="00CA28EA"/>
    <w:rsid w:val="00CA6176"/>
    <w:rsid w:val="00CA7A89"/>
    <w:rsid w:val="00CB1752"/>
    <w:rsid w:val="00CB3186"/>
    <w:rsid w:val="00CB7C70"/>
    <w:rsid w:val="00CC07D2"/>
    <w:rsid w:val="00CC5A37"/>
    <w:rsid w:val="00CD5DB7"/>
    <w:rsid w:val="00CE1275"/>
    <w:rsid w:val="00CE4E93"/>
    <w:rsid w:val="00CF44C1"/>
    <w:rsid w:val="00D00DE0"/>
    <w:rsid w:val="00D012FB"/>
    <w:rsid w:val="00D11C0F"/>
    <w:rsid w:val="00D16BC3"/>
    <w:rsid w:val="00D16C99"/>
    <w:rsid w:val="00D16E5D"/>
    <w:rsid w:val="00D1749D"/>
    <w:rsid w:val="00D20BD6"/>
    <w:rsid w:val="00D30349"/>
    <w:rsid w:val="00D31298"/>
    <w:rsid w:val="00D34ECB"/>
    <w:rsid w:val="00D40A61"/>
    <w:rsid w:val="00D4423D"/>
    <w:rsid w:val="00D47174"/>
    <w:rsid w:val="00D51714"/>
    <w:rsid w:val="00D60AEB"/>
    <w:rsid w:val="00D62D51"/>
    <w:rsid w:val="00D70127"/>
    <w:rsid w:val="00D717A0"/>
    <w:rsid w:val="00D73D79"/>
    <w:rsid w:val="00D753EF"/>
    <w:rsid w:val="00D76BDA"/>
    <w:rsid w:val="00D76D80"/>
    <w:rsid w:val="00D86A75"/>
    <w:rsid w:val="00D87D1A"/>
    <w:rsid w:val="00D90B5E"/>
    <w:rsid w:val="00D9454D"/>
    <w:rsid w:val="00DA1B68"/>
    <w:rsid w:val="00DA3C7F"/>
    <w:rsid w:val="00DA610D"/>
    <w:rsid w:val="00DA7787"/>
    <w:rsid w:val="00DC15B9"/>
    <w:rsid w:val="00DC2CA3"/>
    <w:rsid w:val="00DC3CE2"/>
    <w:rsid w:val="00DD4CF6"/>
    <w:rsid w:val="00DD4F47"/>
    <w:rsid w:val="00DD5FED"/>
    <w:rsid w:val="00DD6783"/>
    <w:rsid w:val="00DE08EB"/>
    <w:rsid w:val="00DE4F5D"/>
    <w:rsid w:val="00DE705D"/>
    <w:rsid w:val="00DF1AA5"/>
    <w:rsid w:val="00E0104C"/>
    <w:rsid w:val="00E014CC"/>
    <w:rsid w:val="00E016A8"/>
    <w:rsid w:val="00E04488"/>
    <w:rsid w:val="00E0561D"/>
    <w:rsid w:val="00E11EE2"/>
    <w:rsid w:val="00E13824"/>
    <w:rsid w:val="00E165AD"/>
    <w:rsid w:val="00E22612"/>
    <w:rsid w:val="00E22CEE"/>
    <w:rsid w:val="00E27642"/>
    <w:rsid w:val="00E32B48"/>
    <w:rsid w:val="00E455B7"/>
    <w:rsid w:val="00E50C88"/>
    <w:rsid w:val="00E52565"/>
    <w:rsid w:val="00E7159C"/>
    <w:rsid w:val="00E750FF"/>
    <w:rsid w:val="00E81A54"/>
    <w:rsid w:val="00E8378A"/>
    <w:rsid w:val="00E965CF"/>
    <w:rsid w:val="00EA1324"/>
    <w:rsid w:val="00EA3FE7"/>
    <w:rsid w:val="00EA6956"/>
    <w:rsid w:val="00EB3C13"/>
    <w:rsid w:val="00EB5586"/>
    <w:rsid w:val="00EB5933"/>
    <w:rsid w:val="00EC455E"/>
    <w:rsid w:val="00EC598B"/>
    <w:rsid w:val="00EC5E87"/>
    <w:rsid w:val="00EC73AB"/>
    <w:rsid w:val="00ED035B"/>
    <w:rsid w:val="00EE1864"/>
    <w:rsid w:val="00EE31E8"/>
    <w:rsid w:val="00EF46C3"/>
    <w:rsid w:val="00EF51DD"/>
    <w:rsid w:val="00F02BD4"/>
    <w:rsid w:val="00F066C7"/>
    <w:rsid w:val="00F067BC"/>
    <w:rsid w:val="00F11DF3"/>
    <w:rsid w:val="00F20E7E"/>
    <w:rsid w:val="00F25494"/>
    <w:rsid w:val="00F257E4"/>
    <w:rsid w:val="00F32D72"/>
    <w:rsid w:val="00F536F9"/>
    <w:rsid w:val="00F67148"/>
    <w:rsid w:val="00F67B56"/>
    <w:rsid w:val="00F702EB"/>
    <w:rsid w:val="00F7482A"/>
    <w:rsid w:val="00F77588"/>
    <w:rsid w:val="00F80E91"/>
    <w:rsid w:val="00F85570"/>
    <w:rsid w:val="00F85E05"/>
    <w:rsid w:val="00F85E57"/>
    <w:rsid w:val="00F91DB9"/>
    <w:rsid w:val="00F95BD5"/>
    <w:rsid w:val="00FA577F"/>
    <w:rsid w:val="00FB2A48"/>
    <w:rsid w:val="00FC1CB8"/>
    <w:rsid w:val="00FC4915"/>
    <w:rsid w:val="00FC7957"/>
    <w:rsid w:val="00FC7ED8"/>
    <w:rsid w:val="00FE077A"/>
    <w:rsid w:val="00FE269A"/>
    <w:rsid w:val="00FE30BB"/>
    <w:rsid w:val="00FE3468"/>
    <w:rsid w:val="00FE42CD"/>
    <w:rsid w:val="00FE66D1"/>
    <w:rsid w:val="00FE77E1"/>
    <w:rsid w:val="00FF1B7B"/>
    <w:rsid w:val="00FF2792"/>
    <w:rsid w:val="01100784"/>
    <w:rsid w:val="01355CDD"/>
    <w:rsid w:val="016E0065"/>
    <w:rsid w:val="01726D78"/>
    <w:rsid w:val="01864618"/>
    <w:rsid w:val="01A44A1D"/>
    <w:rsid w:val="01AC066C"/>
    <w:rsid w:val="021006BA"/>
    <w:rsid w:val="0235FD4F"/>
    <w:rsid w:val="0242EB69"/>
    <w:rsid w:val="02530A5B"/>
    <w:rsid w:val="026936EF"/>
    <w:rsid w:val="026A49E6"/>
    <w:rsid w:val="029F77B3"/>
    <w:rsid w:val="02B944A0"/>
    <w:rsid w:val="02C85C1C"/>
    <w:rsid w:val="02EC33EE"/>
    <w:rsid w:val="02F411AB"/>
    <w:rsid w:val="039F2660"/>
    <w:rsid w:val="03E6130E"/>
    <w:rsid w:val="040CAEDD"/>
    <w:rsid w:val="04203916"/>
    <w:rsid w:val="04390264"/>
    <w:rsid w:val="047653EC"/>
    <w:rsid w:val="04AB4E50"/>
    <w:rsid w:val="04AE0787"/>
    <w:rsid w:val="04B66D62"/>
    <w:rsid w:val="053AD741"/>
    <w:rsid w:val="05492D14"/>
    <w:rsid w:val="058E757D"/>
    <w:rsid w:val="05CAEF85"/>
    <w:rsid w:val="05D39CBE"/>
    <w:rsid w:val="05E84FBE"/>
    <w:rsid w:val="05E9C7D6"/>
    <w:rsid w:val="05EC7D1A"/>
    <w:rsid w:val="05F5732B"/>
    <w:rsid w:val="0630077B"/>
    <w:rsid w:val="0637345B"/>
    <w:rsid w:val="067EBC13"/>
    <w:rsid w:val="0692BE21"/>
    <w:rsid w:val="06BFE5B2"/>
    <w:rsid w:val="06C0DA49"/>
    <w:rsid w:val="07193B63"/>
    <w:rsid w:val="07286723"/>
    <w:rsid w:val="07521437"/>
    <w:rsid w:val="076A1AFD"/>
    <w:rsid w:val="076CD8EA"/>
    <w:rsid w:val="079EE828"/>
    <w:rsid w:val="07BC1C26"/>
    <w:rsid w:val="07BF1CE5"/>
    <w:rsid w:val="07D11568"/>
    <w:rsid w:val="07EC1217"/>
    <w:rsid w:val="084E2F68"/>
    <w:rsid w:val="085DDFB9"/>
    <w:rsid w:val="08904843"/>
    <w:rsid w:val="089324C7"/>
    <w:rsid w:val="089B4992"/>
    <w:rsid w:val="08A44103"/>
    <w:rsid w:val="08DA1C24"/>
    <w:rsid w:val="0943674D"/>
    <w:rsid w:val="094E8918"/>
    <w:rsid w:val="096970DF"/>
    <w:rsid w:val="096E2559"/>
    <w:rsid w:val="09C537B2"/>
    <w:rsid w:val="09C600BD"/>
    <w:rsid w:val="0A32572F"/>
    <w:rsid w:val="0A868FD5"/>
    <w:rsid w:val="0A940824"/>
    <w:rsid w:val="0A9BB9CB"/>
    <w:rsid w:val="0AB188B2"/>
    <w:rsid w:val="0AC2356F"/>
    <w:rsid w:val="0B433493"/>
    <w:rsid w:val="0B77F2C4"/>
    <w:rsid w:val="0B79AD4C"/>
    <w:rsid w:val="0B947A70"/>
    <w:rsid w:val="0BA6CD4E"/>
    <w:rsid w:val="0BC2E0CD"/>
    <w:rsid w:val="0C0391C0"/>
    <w:rsid w:val="0C1CBAAC"/>
    <w:rsid w:val="0C1EE171"/>
    <w:rsid w:val="0C2F8600"/>
    <w:rsid w:val="0C52C102"/>
    <w:rsid w:val="0C6E843B"/>
    <w:rsid w:val="0C8AC997"/>
    <w:rsid w:val="0C94B106"/>
    <w:rsid w:val="0CBD32DA"/>
    <w:rsid w:val="0CC797F1"/>
    <w:rsid w:val="0D0F7742"/>
    <w:rsid w:val="0D2CDA9A"/>
    <w:rsid w:val="0D466049"/>
    <w:rsid w:val="0D98BA1E"/>
    <w:rsid w:val="0DA222BB"/>
    <w:rsid w:val="0DDDF1ED"/>
    <w:rsid w:val="0DF5B059"/>
    <w:rsid w:val="0E0C03A8"/>
    <w:rsid w:val="0E1A76A4"/>
    <w:rsid w:val="0E405385"/>
    <w:rsid w:val="0E76299F"/>
    <w:rsid w:val="0E791F2D"/>
    <w:rsid w:val="0EC31806"/>
    <w:rsid w:val="0EC65BC5"/>
    <w:rsid w:val="0F11F89E"/>
    <w:rsid w:val="0F8ADB99"/>
    <w:rsid w:val="0F986038"/>
    <w:rsid w:val="0FC3C7AA"/>
    <w:rsid w:val="0FECA00B"/>
    <w:rsid w:val="104255FB"/>
    <w:rsid w:val="10429935"/>
    <w:rsid w:val="1085745F"/>
    <w:rsid w:val="10A890AF"/>
    <w:rsid w:val="10B80B7F"/>
    <w:rsid w:val="10BA8004"/>
    <w:rsid w:val="10C3D699"/>
    <w:rsid w:val="10EABAA2"/>
    <w:rsid w:val="1126843B"/>
    <w:rsid w:val="11A9CFD1"/>
    <w:rsid w:val="11E36202"/>
    <w:rsid w:val="1223E4E1"/>
    <w:rsid w:val="122D4ECD"/>
    <w:rsid w:val="123FB0E5"/>
    <w:rsid w:val="124B8974"/>
    <w:rsid w:val="1291C023"/>
    <w:rsid w:val="129F0A8F"/>
    <w:rsid w:val="12A12608"/>
    <w:rsid w:val="1379E30C"/>
    <w:rsid w:val="139767CE"/>
    <w:rsid w:val="13A938A8"/>
    <w:rsid w:val="13C10FAC"/>
    <w:rsid w:val="1407E435"/>
    <w:rsid w:val="140CE36C"/>
    <w:rsid w:val="1429C934"/>
    <w:rsid w:val="144B49C7"/>
    <w:rsid w:val="1452E981"/>
    <w:rsid w:val="14A28289"/>
    <w:rsid w:val="14BF7358"/>
    <w:rsid w:val="14C0C2EF"/>
    <w:rsid w:val="14D22897"/>
    <w:rsid w:val="14E2276C"/>
    <w:rsid w:val="1508FE94"/>
    <w:rsid w:val="151281CD"/>
    <w:rsid w:val="1547EB8E"/>
    <w:rsid w:val="154A89B0"/>
    <w:rsid w:val="1560532A"/>
    <w:rsid w:val="15753985"/>
    <w:rsid w:val="157B46BE"/>
    <w:rsid w:val="15B421D9"/>
    <w:rsid w:val="15B5172D"/>
    <w:rsid w:val="15B539C3"/>
    <w:rsid w:val="15C01491"/>
    <w:rsid w:val="15E22180"/>
    <w:rsid w:val="16143F1A"/>
    <w:rsid w:val="161CD805"/>
    <w:rsid w:val="1621C86D"/>
    <w:rsid w:val="162FAB34"/>
    <w:rsid w:val="1634E924"/>
    <w:rsid w:val="16584D96"/>
    <w:rsid w:val="166B6461"/>
    <w:rsid w:val="166FBCE1"/>
    <w:rsid w:val="16DE8403"/>
    <w:rsid w:val="16F0FA6C"/>
    <w:rsid w:val="171926CF"/>
    <w:rsid w:val="172FEAB3"/>
    <w:rsid w:val="174D6F08"/>
    <w:rsid w:val="17EF51F2"/>
    <w:rsid w:val="18035931"/>
    <w:rsid w:val="180AABF0"/>
    <w:rsid w:val="184A6503"/>
    <w:rsid w:val="185A0D1D"/>
    <w:rsid w:val="18A6313F"/>
    <w:rsid w:val="18AA550E"/>
    <w:rsid w:val="18ADB895"/>
    <w:rsid w:val="18B212CC"/>
    <w:rsid w:val="18DEC9B0"/>
    <w:rsid w:val="18E3998C"/>
    <w:rsid w:val="19493851"/>
    <w:rsid w:val="197FA367"/>
    <w:rsid w:val="19D81F7D"/>
    <w:rsid w:val="19E4EFAC"/>
    <w:rsid w:val="1A60CBFE"/>
    <w:rsid w:val="1A70421D"/>
    <w:rsid w:val="1ADCD808"/>
    <w:rsid w:val="1ADFBAC8"/>
    <w:rsid w:val="1AE77905"/>
    <w:rsid w:val="1B0767AF"/>
    <w:rsid w:val="1B25C411"/>
    <w:rsid w:val="1B56FB09"/>
    <w:rsid w:val="1B5A74D4"/>
    <w:rsid w:val="1BAE989B"/>
    <w:rsid w:val="1BCA6BEE"/>
    <w:rsid w:val="1BEB387E"/>
    <w:rsid w:val="1BF34601"/>
    <w:rsid w:val="1C1D4A1E"/>
    <w:rsid w:val="1C4406CB"/>
    <w:rsid w:val="1C5AA940"/>
    <w:rsid w:val="1C880088"/>
    <w:rsid w:val="1C9ACA61"/>
    <w:rsid w:val="1D180435"/>
    <w:rsid w:val="1D7AAA5E"/>
    <w:rsid w:val="1D872D45"/>
    <w:rsid w:val="1D9674BF"/>
    <w:rsid w:val="1D988665"/>
    <w:rsid w:val="1DAF2349"/>
    <w:rsid w:val="1DE84875"/>
    <w:rsid w:val="1E06C179"/>
    <w:rsid w:val="1E31CD33"/>
    <w:rsid w:val="1E388662"/>
    <w:rsid w:val="1E3909B8"/>
    <w:rsid w:val="1E3C2570"/>
    <w:rsid w:val="1E5A077C"/>
    <w:rsid w:val="1E5D6732"/>
    <w:rsid w:val="1EDB4C15"/>
    <w:rsid w:val="1EEE720A"/>
    <w:rsid w:val="1F30D5C3"/>
    <w:rsid w:val="1F61EF1B"/>
    <w:rsid w:val="1F7D9E3B"/>
    <w:rsid w:val="1F9403CA"/>
    <w:rsid w:val="1FA5877A"/>
    <w:rsid w:val="2006495F"/>
    <w:rsid w:val="2029D4B4"/>
    <w:rsid w:val="2055494B"/>
    <w:rsid w:val="2086F998"/>
    <w:rsid w:val="2140AD1D"/>
    <w:rsid w:val="2158A6FB"/>
    <w:rsid w:val="2162457B"/>
    <w:rsid w:val="219037FA"/>
    <w:rsid w:val="21AFA790"/>
    <w:rsid w:val="221E99D1"/>
    <w:rsid w:val="222D8ECB"/>
    <w:rsid w:val="227DA8F6"/>
    <w:rsid w:val="227F4D31"/>
    <w:rsid w:val="22951B00"/>
    <w:rsid w:val="22EC481A"/>
    <w:rsid w:val="22F6EABC"/>
    <w:rsid w:val="238DB5DE"/>
    <w:rsid w:val="23B4A728"/>
    <w:rsid w:val="23C12F8C"/>
    <w:rsid w:val="23E3B29B"/>
    <w:rsid w:val="2410727B"/>
    <w:rsid w:val="243DF874"/>
    <w:rsid w:val="246E426B"/>
    <w:rsid w:val="24736E13"/>
    <w:rsid w:val="24A76A59"/>
    <w:rsid w:val="24B6A501"/>
    <w:rsid w:val="24BA2E0C"/>
    <w:rsid w:val="24FE3644"/>
    <w:rsid w:val="250206BC"/>
    <w:rsid w:val="25354C42"/>
    <w:rsid w:val="25877845"/>
    <w:rsid w:val="25CBAA9A"/>
    <w:rsid w:val="25CEE39C"/>
    <w:rsid w:val="26060E05"/>
    <w:rsid w:val="2607383C"/>
    <w:rsid w:val="2607EDB8"/>
    <w:rsid w:val="2610C77F"/>
    <w:rsid w:val="262F11A8"/>
    <w:rsid w:val="2653B767"/>
    <w:rsid w:val="2668DD8C"/>
    <w:rsid w:val="2669284F"/>
    <w:rsid w:val="2682EDC1"/>
    <w:rsid w:val="26CD02D4"/>
    <w:rsid w:val="26EF20AE"/>
    <w:rsid w:val="26FA1C40"/>
    <w:rsid w:val="27077E1E"/>
    <w:rsid w:val="273ED38F"/>
    <w:rsid w:val="275967D6"/>
    <w:rsid w:val="2759A560"/>
    <w:rsid w:val="275EFED9"/>
    <w:rsid w:val="27990BC0"/>
    <w:rsid w:val="27E4360C"/>
    <w:rsid w:val="28226E75"/>
    <w:rsid w:val="282DF031"/>
    <w:rsid w:val="284E8EE5"/>
    <w:rsid w:val="2867EDFF"/>
    <w:rsid w:val="28742104"/>
    <w:rsid w:val="287FEA3D"/>
    <w:rsid w:val="2882B03F"/>
    <w:rsid w:val="2898C498"/>
    <w:rsid w:val="289C5D38"/>
    <w:rsid w:val="28BAC15D"/>
    <w:rsid w:val="28C95767"/>
    <w:rsid w:val="28F0CDAF"/>
    <w:rsid w:val="29375A7A"/>
    <w:rsid w:val="2961347E"/>
    <w:rsid w:val="2971FDF3"/>
    <w:rsid w:val="299ECD94"/>
    <w:rsid w:val="29CE54CB"/>
    <w:rsid w:val="2A1103B5"/>
    <w:rsid w:val="2A25F18D"/>
    <w:rsid w:val="2A67A1DE"/>
    <w:rsid w:val="2A912C06"/>
    <w:rsid w:val="2A9FBA65"/>
    <w:rsid w:val="2ACC9665"/>
    <w:rsid w:val="2B09E927"/>
    <w:rsid w:val="2B1ED781"/>
    <w:rsid w:val="2B37C03D"/>
    <w:rsid w:val="2B74DA81"/>
    <w:rsid w:val="2B7B6574"/>
    <w:rsid w:val="2B938E9B"/>
    <w:rsid w:val="2BA36DBA"/>
    <w:rsid w:val="2BB31E04"/>
    <w:rsid w:val="2BE1B77F"/>
    <w:rsid w:val="2BE4C9CB"/>
    <w:rsid w:val="2BE52227"/>
    <w:rsid w:val="2C03FE30"/>
    <w:rsid w:val="2C31359D"/>
    <w:rsid w:val="2C375DB0"/>
    <w:rsid w:val="2C3985FC"/>
    <w:rsid w:val="2C4D94C1"/>
    <w:rsid w:val="2C937EFA"/>
    <w:rsid w:val="2CBD7188"/>
    <w:rsid w:val="2CCBDD00"/>
    <w:rsid w:val="2CEC9BF5"/>
    <w:rsid w:val="2D165116"/>
    <w:rsid w:val="2D58E723"/>
    <w:rsid w:val="2D60C882"/>
    <w:rsid w:val="2D60CF6B"/>
    <w:rsid w:val="2D6DFCC3"/>
    <w:rsid w:val="2D933D02"/>
    <w:rsid w:val="2D9CA8B2"/>
    <w:rsid w:val="2D9F9A0E"/>
    <w:rsid w:val="2DB37833"/>
    <w:rsid w:val="2DD9449C"/>
    <w:rsid w:val="2E03BE28"/>
    <w:rsid w:val="2E07D862"/>
    <w:rsid w:val="2E1FB82D"/>
    <w:rsid w:val="2E7AB1AB"/>
    <w:rsid w:val="2E89ED52"/>
    <w:rsid w:val="2EA45938"/>
    <w:rsid w:val="2EB64EB3"/>
    <w:rsid w:val="2EDBAD6E"/>
    <w:rsid w:val="2EECE073"/>
    <w:rsid w:val="2F257468"/>
    <w:rsid w:val="2F4BA2B8"/>
    <w:rsid w:val="2F527E9B"/>
    <w:rsid w:val="2F727931"/>
    <w:rsid w:val="2F81A4FC"/>
    <w:rsid w:val="2F866F78"/>
    <w:rsid w:val="2F99BECB"/>
    <w:rsid w:val="2FB334B8"/>
    <w:rsid w:val="2FBC60A9"/>
    <w:rsid w:val="2FDE36FA"/>
    <w:rsid w:val="2FEFFFDF"/>
    <w:rsid w:val="3010A60F"/>
    <w:rsid w:val="302A354C"/>
    <w:rsid w:val="303C6005"/>
    <w:rsid w:val="30600F09"/>
    <w:rsid w:val="3088AEE1"/>
    <w:rsid w:val="3089F8F8"/>
    <w:rsid w:val="30A6B5B6"/>
    <w:rsid w:val="30BD6E02"/>
    <w:rsid w:val="30CB02CB"/>
    <w:rsid w:val="30DEF598"/>
    <w:rsid w:val="30E46828"/>
    <w:rsid w:val="30EDD6A8"/>
    <w:rsid w:val="30FFDEB0"/>
    <w:rsid w:val="31342648"/>
    <w:rsid w:val="316756C4"/>
    <w:rsid w:val="31713221"/>
    <w:rsid w:val="31FC3D1F"/>
    <w:rsid w:val="32408769"/>
    <w:rsid w:val="32559DF8"/>
    <w:rsid w:val="32A5A29F"/>
    <w:rsid w:val="32A6F777"/>
    <w:rsid w:val="32C10D91"/>
    <w:rsid w:val="32C294F6"/>
    <w:rsid w:val="3305D7A6"/>
    <w:rsid w:val="337E04DA"/>
    <w:rsid w:val="33E22F2F"/>
    <w:rsid w:val="343D15A1"/>
    <w:rsid w:val="344FC8B6"/>
    <w:rsid w:val="349D3595"/>
    <w:rsid w:val="34D749C4"/>
    <w:rsid w:val="34F0C696"/>
    <w:rsid w:val="350FAA33"/>
    <w:rsid w:val="351D0482"/>
    <w:rsid w:val="3558D437"/>
    <w:rsid w:val="355A330F"/>
    <w:rsid w:val="3563B21C"/>
    <w:rsid w:val="356C6C89"/>
    <w:rsid w:val="3586526E"/>
    <w:rsid w:val="35920768"/>
    <w:rsid w:val="35A0E5E0"/>
    <w:rsid w:val="35DA6FF5"/>
    <w:rsid w:val="35E72DD3"/>
    <w:rsid w:val="364BABFD"/>
    <w:rsid w:val="365D62BA"/>
    <w:rsid w:val="366C7178"/>
    <w:rsid w:val="3687D098"/>
    <w:rsid w:val="368FEC27"/>
    <w:rsid w:val="36D2B884"/>
    <w:rsid w:val="36E756AA"/>
    <w:rsid w:val="37075160"/>
    <w:rsid w:val="37085F04"/>
    <w:rsid w:val="3795A35F"/>
    <w:rsid w:val="37EA7DBE"/>
    <w:rsid w:val="3825F491"/>
    <w:rsid w:val="383D1061"/>
    <w:rsid w:val="38523203"/>
    <w:rsid w:val="38846A6D"/>
    <w:rsid w:val="38947853"/>
    <w:rsid w:val="389D4686"/>
    <w:rsid w:val="38A71075"/>
    <w:rsid w:val="38AA8DCD"/>
    <w:rsid w:val="38BFF8D1"/>
    <w:rsid w:val="38D7211A"/>
    <w:rsid w:val="38F4EFE2"/>
    <w:rsid w:val="3947E9F8"/>
    <w:rsid w:val="39505B76"/>
    <w:rsid w:val="3958E9B2"/>
    <w:rsid w:val="3975EE20"/>
    <w:rsid w:val="39F5D5EE"/>
    <w:rsid w:val="39F982C4"/>
    <w:rsid w:val="3A370FA7"/>
    <w:rsid w:val="3A599338"/>
    <w:rsid w:val="3AA6AD03"/>
    <w:rsid w:val="3AB993BD"/>
    <w:rsid w:val="3ABD237E"/>
    <w:rsid w:val="3B25EBDD"/>
    <w:rsid w:val="3B52B2CE"/>
    <w:rsid w:val="3B94E08C"/>
    <w:rsid w:val="3BA8A2C4"/>
    <w:rsid w:val="3BA99396"/>
    <w:rsid w:val="3BD8419D"/>
    <w:rsid w:val="3BDFE4D3"/>
    <w:rsid w:val="3BE01D07"/>
    <w:rsid w:val="3BE0D634"/>
    <w:rsid w:val="3BE51B69"/>
    <w:rsid w:val="3BF1CC62"/>
    <w:rsid w:val="3C2A36FD"/>
    <w:rsid w:val="3C339F62"/>
    <w:rsid w:val="3C33C7EC"/>
    <w:rsid w:val="3C82F343"/>
    <w:rsid w:val="3C9A6AD8"/>
    <w:rsid w:val="3CA14843"/>
    <w:rsid w:val="3CC2CD6A"/>
    <w:rsid w:val="3CD3A13B"/>
    <w:rsid w:val="3CD8E66F"/>
    <w:rsid w:val="3D693155"/>
    <w:rsid w:val="3D77DDE8"/>
    <w:rsid w:val="3D8C1E39"/>
    <w:rsid w:val="3DB4AD7A"/>
    <w:rsid w:val="3E026410"/>
    <w:rsid w:val="3E144270"/>
    <w:rsid w:val="3E15443B"/>
    <w:rsid w:val="3E3F0068"/>
    <w:rsid w:val="3EB97B8D"/>
    <w:rsid w:val="3EC29456"/>
    <w:rsid w:val="3EC4C374"/>
    <w:rsid w:val="3EE3359B"/>
    <w:rsid w:val="3EF92DE2"/>
    <w:rsid w:val="3F593384"/>
    <w:rsid w:val="3F715816"/>
    <w:rsid w:val="3F88E5A9"/>
    <w:rsid w:val="3FC82625"/>
    <w:rsid w:val="40025774"/>
    <w:rsid w:val="400D6AAA"/>
    <w:rsid w:val="402020DA"/>
    <w:rsid w:val="4020C414"/>
    <w:rsid w:val="4021E802"/>
    <w:rsid w:val="4025FD3D"/>
    <w:rsid w:val="40323E51"/>
    <w:rsid w:val="403E1033"/>
    <w:rsid w:val="404CE490"/>
    <w:rsid w:val="404F0256"/>
    <w:rsid w:val="41043B7B"/>
    <w:rsid w:val="410650AC"/>
    <w:rsid w:val="4131CF20"/>
    <w:rsid w:val="4139BA2B"/>
    <w:rsid w:val="41466712"/>
    <w:rsid w:val="4151BC88"/>
    <w:rsid w:val="419FAFF1"/>
    <w:rsid w:val="41D710B7"/>
    <w:rsid w:val="41DFAF84"/>
    <w:rsid w:val="41ECD75E"/>
    <w:rsid w:val="42554575"/>
    <w:rsid w:val="427C6F27"/>
    <w:rsid w:val="42A57063"/>
    <w:rsid w:val="42C4833E"/>
    <w:rsid w:val="4347FB51"/>
    <w:rsid w:val="43943B3E"/>
    <w:rsid w:val="43952922"/>
    <w:rsid w:val="439D4096"/>
    <w:rsid w:val="43ABB281"/>
    <w:rsid w:val="43AFCE43"/>
    <w:rsid w:val="43CD10AF"/>
    <w:rsid w:val="43D3B455"/>
    <w:rsid w:val="43D44763"/>
    <w:rsid w:val="43D8B311"/>
    <w:rsid w:val="43DB84D9"/>
    <w:rsid w:val="44445E6C"/>
    <w:rsid w:val="4454E5AD"/>
    <w:rsid w:val="4463B2E7"/>
    <w:rsid w:val="448EB3D1"/>
    <w:rsid w:val="44A498E5"/>
    <w:rsid w:val="44AE2EDC"/>
    <w:rsid w:val="450919BE"/>
    <w:rsid w:val="451498BC"/>
    <w:rsid w:val="4532B0AA"/>
    <w:rsid w:val="4532B0AA"/>
    <w:rsid w:val="454DB90D"/>
    <w:rsid w:val="45563B21"/>
    <w:rsid w:val="45732C4A"/>
    <w:rsid w:val="4578EA04"/>
    <w:rsid w:val="45848099"/>
    <w:rsid w:val="4590190A"/>
    <w:rsid w:val="4638B278"/>
    <w:rsid w:val="4646787D"/>
    <w:rsid w:val="4653B4A8"/>
    <w:rsid w:val="4659050A"/>
    <w:rsid w:val="4661CCB9"/>
    <w:rsid w:val="4679C37C"/>
    <w:rsid w:val="468DDBDC"/>
    <w:rsid w:val="46A9446C"/>
    <w:rsid w:val="46BB21B7"/>
    <w:rsid w:val="46BF4615"/>
    <w:rsid w:val="46C3CFC8"/>
    <w:rsid w:val="46E610DF"/>
    <w:rsid w:val="4726EFE6"/>
    <w:rsid w:val="473A4DB1"/>
    <w:rsid w:val="473E23AF"/>
    <w:rsid w:val="47488533"/>
    <w:rsid w:val="47FE64E9"/>
    <w:rsid w:val="4807BEE8"/>
    <w:rsid w:val="480C52F0"/>
    <w:rsid w:val="483B3E67"/>
    <w:rsid w:val="483FEAAA"/>
    <w:rsid w:val="486C36E5"/>
    <w:rsid w:val="4887D166"/>
    <w:rsid w:val="489E1EB4"/>
    <w:rsid w:val="48A9862B"/>
    <w:rsid w:val="48AE5C99"/>
    <w:rsid w:val="48E24F91"/>
    <w:rsid w:val="493B0845"/>
    <w:rsid w:val="498268D5"/>
    <w:rsid w:val="498454B5"/>
    <w:rsid w:val="49A0C46D"/>
    <w:rsid w:val="49A4B74D"/>
    <w:rsid w:val="49E28730"/>
    <w:rsid w:val="49F209A4"/>
    <w:rsid w:val="4A076008"/>
    <w:rsid w:val="4A47E7CA"/>
    <w:rsid w:val="4A618FB0"/>
    <w:rsid w:val="4AB089C7"/>
    <w:rsid w:val="4B06C5DA"/>
    <w:rsid w:val="4B10C07E"/>
    <w:rsid w:val="4B23215F"/>
    <w:rsid w:val="4B43AF59"/>
    <w:rsid w:val="4B924FE6"/>
    <w:rsid w:val="4B9531D2"/>
    <w:rsid w:val="4B991E80"/>
    <w:rsid w:val="4B9CA761"/>
    <w:rsid w:val="4B9E56F7"/>
    <w:rsid w:val="4BB6E5F7"/>
    <w:rsid w:val="4BEEB85C"/>
    <w:rsid w:val="4C0EF395"/>
    <w:rsid w:val="4C54B02B"/>
    <w:rsid w:val="4C786B70"/>
    <w:rsid w:val="4D0C665E"/>
    <w:rsid w:val="4D98BB2F"/>
    <w:rsid w:val="4DA4CD10"/>
    <w:rsid w:val="4DDEA8B8"/>
    <w:rsid w:val="4DEE7B0D"/>
    <w:rsid w:val="4E0A1440"/>
    <w:rsid w:val="4E72B9E4"/>
    <w:rsid w:val="4EF6DD73"/>
    <w:rsid w:val="4F62075D"/>
    <w:rsid w:val="4F94875A"/>
    <w:rsid w:val="4FAD48AA"/>
    <w:rsid w:val="4FB43312"/>
    <w:rsid w:val="4FC69048"/>
    <w:rsid w:val="4FE3B622"/>
    <w:rsid w:val="5071A63A"/>
    <w:rsid w:val="507869BF"/>
    <w:rsid w:val="50D39E9D"/>
    <w:rsid w:val="50D76D59"/>
    <w:rsid w:val="50E26BF9"/>
    <w:rsid w:val="50F03B43"/>
    <w:rsid w:val="513FE1D5"/>
    <w:rsid w:val="517FB747"/>
    <w:rsid w:val="51864395"/>
    <w:rsid w:val="519A1DF3"/>
    <w:rsid w:val="51A4952B"/>
    <w:rsid w:val="51B69E4D"/>
    <w:rsid w:val="51C2D729"/>
    <w:rsid w:val="51C99D15"/>
    <w:rsid w:val="51FBC3F7"/>
    <w:rsid w:val="524956B1"/>
    <w:rsid w:val="5258CD3D"/>
    <w:rsid w:val="525D4DDD"/>
    <w:rsid w:val="52697F4A"/>
    <w:rsid w:val="526A316E"/>
    <w:rsid w:val="527B0B27"/>
    <w:rsid w:val="52A83FEF"/>
    <w:rsid w:val="52B27A83"/>
    <w:rsid w:val="52B90CC5"/>
    <w:rsid w:val="52B9D913"/>
    <w:rsid w:val="52C715D5"/>
    <w:rsid w:val="5329F62F"/>
    <w:rsid w:val="534DAACF"/>
    <w:rsid w:val="5370F725"/>
    <w:rsid w:val="53EC8EA3"/>
    <w:rsid w:val="53F0C40C"/>
    <w:rsid w:val="53F425B9"/>
    <w:rsid w:val="54571846"/>
    <w:rsid w:val="5463964A"/>
    <w:rsid w:val="54671646"/>
    <w:rsid w:val="5480BE17"/>
    <w:rsid w:val="54BD6459"/>
    <w:rsid w:val="54C9A64F"/>
    <w:rsid w:val="55000398"/>
    <w:rsid w:val="554DFB2C"/>
    <w:rsid w:val="55586DB9"/>
    <w:rsid w:val="55586FCC"/>
    <w:rsid w:val="555EBE86"/>
    <w:rsid w:val="556241EB"/>
    <w:rsid w:val="55795F28"/>
    <w:rsid w:val="55B6AD20"/>
    <w:rsid w:val="55B7B9A6"/>
    <w:rsid w:val="55C7379D"/>
    <w:rsid w:val="55DA0BF8"/>
    <w:rsid w:val="55EE219A"/>
    <w:rsid w:val="560910CE"/>
    <w:rsid w:val="561FC870"/>
    <w:rsid w:val="5627DD63"/>
    <w:rsid w:val="5635C35E"/>
    <w:rsid w:val="5637090D"/>
    <w:rsid w:val="564636E8"/>
    <w:rsid w:val="564FC4F8"/>
    <w:rsid w:val="568BCFC7"/>
    <w:rsid w:val="5695EE2A"/>
    <w:rsid w:val="56A86CEE"/>
    <w:rsid w:val="56EB27E5"/>
    <w:rsid w:val="56F12CFC"/>
    <w:rsid w:val="5706B0D0"/>
    <w:rsid w:val="5718A275"/>
    <w:rsid w:val="572A6630"/>
    <w:rsid w:val="575D66C8"/>
    <w:rsid w:val="57E2EB71"/>
    <w:rsid w:val="581BFC5F"/>
    <w:rsid w:val="582D5EDF"/>
    <w:rsid w:val="5833F096"/>
    <w:rsid w:val="584081E8"/>
    <w:rsid w:val="584254AC"/>
    <w:rsid w:val="58A73C0B"/>
    <w:rsid w:val="5913A4D4"/>
    <w:rsid w:val="593C85D2"/>
    <w:rsid w:val="594D0C66"/>
    <w:rsid w:val="59A785FC"/>
    <w:rsid w:val="59C27747"/>
    <w:rsid w:val="59F22643"/>
    <w:rsid w:val="5A06AA06"/>
    <w:rsid w:val="5A264A0D"/>
    <w:rsid w:val="5A857433"/>
    <w:rsid w:val="5ABE9147"/>
    <w:rsid w:val="5AD992C3"/>
    <w:rsid w:val="5AFB2E86"/>
    <w:rsid w:val="5B003A8D"/>
    <w:rsid w:val="5B0100FA"/>
    <w:rsid w:val="5B032778"/>
    <w:rsid w:val="5B31BAA1"/>
    <w:rsid w:val="5B3B8D8E"/>
    <w:rsid w:val="5B5066A4"/>
    <w:rsid w:val="5BCB64A2"/>
    <w:rsid w:val="5C2CCAEA"/>
    <w:rsid w:val="5C506272"/>
    <w:rsid w:val="5C8CDDAF"/>
    <w:rsid w:val="5CC189AC"/>
    <w:rsid w:val="5CC99302"/>
    <w:rsid w:val="5CCA9E79"/>
    <w:rsid w:val="5D1457D4"/>
    <w:rsid w:val="5D74EE40"/>
    <w:rsid w:val="5D7631C7"/>
    <w:rsid w:val="5D787CD5"/>
    <w:rsid w:val="5D7CB765"/>
    <w:rsid w:val="5D872B06"/>
    <w:rsid w:val="5DA85640"/>
    <w:rsid w:val="5DB11493"/>
    <w:rsid w:val="5DB11896"/>
    <w:rsid w:val="5DCDC4AD"/>
    <w:rsid w:val="5E04C5EC"/>
    <w:rsid w:val="5E3969A5"/>
    <w:rsid w:val="5E6A4655"/>
    <w:rsid w:val="5E83093A"/>
    <w:rsid w:val="5E8F9905"/>
    <w:rsid w:val="5ECC8449"/>
    <w:rsid w:val="5ED744D8"/>
    <w:rsid w:val="5F09706E"/>
    <w:rsid w:val="5F2695BA"/>
    <w:rsid w:val="5F36D4DC"/>
    <w:rsid w:val="5F41BDAC"/>
    <w:rsid w:val="5F5410E5"/>
    <w:rsid w:val="5F7BE582"/>
    <w:rsid w:val="5FA62242"/>
    <w:rsid w:val="5FCFEB86"/>
    <w:rsid w:val="5FE8B164"/>
    <w:rsid w:val="5FED5489"/>
    <w:rsid w:val="6024AD54"/>
    <w:rsid w:val="60CB10E0"/>
    <w:rsid w:val="60DFE13C"/>
    <w:rsid w:val="60E7682D"/>
    <w:rsid w:val="616CCE1A"/>
    <w:rsid w:val="619A5624"/>
    <w:rsid w:val="61CE7EC7"/>
    <w:rsid w:val="61CFE527"/>
    <w:rsid w:val="61D4DC8E"/>
    <w:rsid w:val="61E1A3EC"/>
    <w:rsid w:val="61EF4545"/>
    <w:rsid w:val="61FB6619"/>
    <w:rsid w:val="621C0C35"/>
    <w:rsid w:val="623E46EB"/>
    <w:rsid w:val="62B57F8C"/>
    <w:rsid w:val="62F2180C"/>
    <w:rsid w:val="63037459"/>
    <w:rsid w:val="639D6A58"/>
    <w:rsid w:val="63B4F3D6"/>
    <w:rsid w:val="63CD9909"/>
    <w:rsid w:val="640E3519"/>
    <w:rsid w:val="642B1C3B"/>
    <w:rsid w:val="6448D3DB"/>
    <w:rsid w:val="64791F34"/>
    <w:rsid w:val="649BE501"/>
    <w:rsid w:val="649F4CBB"/>
    <w:rsid w:val="64FB7BE3"/>
    <w:rsid w:val="650631E8"/>
    <w:rsid w:val="65083991"/>
    <w:rsid w:val="6515449E"/>
    <w:rsid w:val="658516CE"/>
    <w:rsid w:val="6591DB99"/>
    <w:rsid w:val="65B4361A"/>
    <w:rsid w:val="65D22E71"/>
    <w:rsid w:val="667FD7FE"/>
    <w:rsid w:val="66934E7C"/>
    <w:rsid w:val="66AB5130"/>
    <w:rsid w:val="66D2116D"/>
    <w:rsid w:val="670A16A0"/>
    <w:rsid w:val="67AFBCA7"/>
    <w:rsid w:val="67F66418"/>
    <w:rsid w:val="68199D2B"/>
    <w:rsid w:val="68207F13"/>
    <w:rsid w:val="68210FF1"/>
    <w:rsid w:val="683F657B"/>
    <w:rsid w:val="68476AE1"/>
    <w:rsid w:val="68786C35"/>
    <w:rsid w:val="687C9AB2"/>
    <w:rsid w:val="68B21FD6"/>
    <w:rsid w:val="690D42DE"/>
    <w:rsid w:val="694E3260"/>
    <w:rsid w:val="6962C25C"/>
    <w:rsid w:val="69955503"/>
    <w:rsid w:val="69E5BDF8"/>
    <w:rsid w:val="69EC9A5D"/>
    <w:rsid w:val="6A174474"/>
    <w:rsid w:val="6A27FF06"/>
    <w:rsid w:val="6A2F490E"/>
    <w:rsid w:val="6A5EF27B"/>
    <w:rsid w:val="6A741DCC"/>
    <w:rsid w:val="6AABC7AB"/>
    <w:rsid w:val="6AC7B5D6"/>
    <w:rsid w:val="6AF4A353"/>
    <w:rsid w:val="6AF99D37"/>
    <w:rsid w:val="6B067F87"/>
    <w:rsid w:val="6B6D8C55"/>
    <w:rsid w:val="6BAA356B"/>
    <w:rsid w:val="6BAE2B13"/>
    <w:rsid w:val="6BB7B5F1"/>
    <w:rsid w:val="6BD4732C"/>
    <w:rsid w:val="6C95A077"/>
    <w:rsid w:val="6CA4395E"/>
    <w:rsid w:val="6CA7F8E9"/>
    <w:rsid w:val="6CA94960"/>
    <w:rsid w:val="6CFB169C"/>
    <w:rsid w:val="6D192979"/>
    <w:rsid w:val="6D1A5D75"/>
    <w:rsid w:val="6D203002"/>
    <w:rsid w:val="6D277BC8"/>
    <w:rsid w:val="6D398C3B"/>
    <w:rsid w:val="6D3C9759"/>
    <w:rsid w:val="6D825103"/>
    <w:rsid w:val="6D892D39"/>
    <w:rsid w:val="6D8FC01D"/>
    <w:rsid w:val="6D900BC7"/>
    <w:rsid w:val="6E132970"/>
    <w:rsid w:val="6EB28F1E"/>
    <w:rsid w:val="6ED9B5F6"/>
    <w:rsid w:val="6F2C38D0"/>
    <w:rsid w:val="6F3835DC"/>
    <w:rsid w:val="6F4EF811"/>
    <w:rsid w:val="6F9A8A7D"/>
    <w:rsid w:val="6FB48089"/>
    <w:rsid w:val="6FB6F742"/>
    <w:rsid w:val="6FB8AF55"/>
    <w:rsid w:val="6FFD7029"/>
    <w:rsid w:val="70009F39"/>
    <w:rsid w:val="7002BC7D"/>
    <w:rsid w:val="706393A1"/>
    <w:rsid w:val="707EBE14"/>
    <w:rsid w:val="708E08C0"/>
    <w:rsid w:val="70A01A8A"/>
    <w:rsid w:val="70B9B808"/>
    <w:rsid w:val="70C0A4CB"/>
    <w:rsid w:val="70D8B678"/>
    <w:rsid w:val="70DC61B3"/>
    <w:rsid w:val="70EE1FCD"/>
    <w:rsid w:val="70F7F729"/>
    <w:rsid w:val="70FCAA47"/>
    <w:rsid w:val="71046CE5"/>
    <w:rsid w:val="711483CF"/>
    <w:rsid w:val="71149904"/>
    <w:rsid w:val="71261258"/>
    <w:rsid w:val="71416EA4"/>
    <w:rsid w:val="715C41F9"/>
    <w:rsid w:val="7165C47E"/>
    <w:rsid w:val="71B0A465"/>
    <w:rsid w:val="71BCCB8F"/>
    <w:rsid w:val="721FE8F1"/>
    <w:rsid w:val="727416BB"/>
    <w:rsid w:val="729A6743"/>
    <w:rsid w:val="72A55B76"/>
    <w:rsid w:val="72A7B517"/>
    <w:rsid w:val="72C17A43"/>
    <w:rsid w:val="72D4DF7E"/>
    <w:rsid w:val="732A7443"/>
    <w:rsid w:val="737230C4"/>
    <w:rsid w:val="739EB3DF"/>
    <w:rsid w:val="73BC23DB"/>
    <w:rsid w:val="73C0CD1A"/>
    <w:rsid w:val="73FC5189"/>
    <w:rsid w:val="740011B0"/>
    <w:rsid w:val="741D70B9"/>
    <w:rsid w:val="743DBCC5"/>
    <w:rsid w:val="7475FAA2"/>
    <w:rsid w:val="74822943"/>
    <w:rsid w:val="748769A4"/>
    <w:rsid w:val="74A566C1"/>
    <w:rsid w:val="74E87371"/>
    <w:rsid w:val="74F85D92"/>
    <w:rsid w:val="7503C3F8"/>
    <w:rsid w:val="755046DD"/>
    <w:rsid w:val="756B5AE0"/>
    <w:rsid w:val="75834DE5"/>
    <w:rsid w:val="75B5BBB7"/>
    <w:rsid w:val="75BB40DD"/>
    <w:rsid w:val="75D62617"/>
    <w:rsid w:val="7604DE3C"/>
    <w:rsid w:val="763D19F4"/>
    <w:rsid w:val="7655A118"/>
    <w:rsid w:val="766DE4AC"/>
    <w:rsid w:val="767CE2C2"/>
    <w:rsid w:val="76901CB8"/>
    <w:rsid w:val="76CC6613"/>
    <w:rsid w:val="76CEC0DB"/>
    <w:rsid w:val="76D6C3D7"/>
    <w:rsid w:val="76F30A2B"/>
    <w:rsid w:val="771FEC97"/>
    <w:rsid w:val="77AA4473"/>
    <w:rsid w:val="77AF1F6E"/>
    <w:rsid w:val="77E54559"/>
    <w:rsid w:val="77FC400D"/>
    <w:rsid w:val="78311D3C"/>
    <w:rsid w:val="783244F4"/>
    <w:rsid w:val="7845C4E1"/>
    <w:rsid w:val="7882E227"/>
    <w:rsid w:val="78CBBC24"/>
    <w:rsid w:val="793F7CC1"/>
    <w:rsid w:val="79729446"/>
    <w:rsid w:val="79948EBA"/>
    <w:rsid w:val="79A8BEB7"/>
    <w:rsid w:val="79C37B5F"/>
    <w:rsid w:val="79DAB872"/>
    <w:rsid w:val="79DCED36"/>
    <w:rsid w:val="79E24F83"/>
    <w:rsid w:val="7A3CEB35"/>
    <w:rsid w:val="7A58CCAD"/>
    <w:rsid w:val="7A87E1E6"/>
    <w:rsid w:val="7ABF05E6"/>
    <w:rsid w:val="7AF39FAD"/>
    <w:rsid w:val="7B2BA4C8"/>
    <w:rsid w:val="7B523C61"/>
    <w:rsid w:val="7B7BA0DB"/>
    <w:rsid w:val="7BDD6C46"/>
    <w:rsid w:val="7BE21CC3"/>
    <w:rsid w:val="7BF0A40F"/>
    <w:rsid w:val="7C0E5C82"/>
    <w:rsid w:val="7C162D89"/>
    <w:rsid w:val="7C3A5CE6"/>
    <w:rsid w:val="7C642F0D"/>
    <w:rsid w:val="7C823AB5"/>
    <w:rsid w:val="7CABB009"/>
    <w:rsid w:val="7CADC758"/>
    <w:rsid w:val="7CEC62AA"/>
    <w:rsid w:val="7D0F9C9E"/>
    <w:rsid w:val="7D2738A1"/>
    <w:rsid w:val="7D42CC3F"/>
    <w:rsid w:val="7D5FBA62"/>
    <w:rsid w:val="7D70D0EE"/>
    <w:rsid w:val="7D8235FC"/>
    <w:rsid w:val="7DB2E8A3"/>
    <w:rsid w:val="7DD89B19"/>
    <w:rsid w:val="7E2602B5"/>
    <w:rsid w:val="7E461978"/>
    <w:rsid w:val="7E5D1208"/>
    <w:rsid w:val="7E8F0173"/>
    <w:rsid w:val="7E9F60E7"/>
    <w:rsid w:val="7EE10C08"/>
    <w:rsid w:val="7EE5A0FA"/>
    <w:rsid w:val="7F001AFB"/>
    <w:rsid w:val="7F298064"/>
    <w:rsid w:val="7F44FD6C"/>
    <w:rsid w:val="7F60B225"/>
    <w:rsid w:val="7F769B0B"/>
    <w:rsid w:val="7FA33071"/>
    <w:rsid w:val="7FAB9F6E"/>
    <w:rsid w:val="7FE8947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DA21D"/>
  <w15:chartTrackingRefBased/>
  <w15:docId w15:val="{7864B27A-7BCA-46BE-9DC4-D12815BB38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86900"/>
  </w:style>
  <w:style w:type="paragraph" w:styleId="Heading1">
    <w:name w:val="heading 1"/>
    <w:basedOn w:val="Normal"/>
    <w:next w:val="Normal"/>
    <w:link w:val="Heading1Char"/>
    <w:uiPriority w:val="9"/>
    <w:qFormat/>
    <w:rsid w:val="00386900"/>
    <w:pPr>
      <w:keepNext/>
      <w:keepLines/>
      <w:spacing w:before="400" w:after="40" w:line="240" w:lineRule="auto"/>
      <w:outlineLvl w:val="0"/>
    </w:pPr>
    <w:rPr>
      <w:rFonts w:asciiTheme="majorHAnsi" w:hAnsiTheme="majorHAnsi" w:eastAsiaTheme="majorEastAsia"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386900"/>
    <w:pPr>
      <w:keepNext/>
      <w:keepLines/>
      <w:spacing w:before="40" w:after="0" w:line="240" w:lineRule="auto"/>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6900"/>
    <w:pPr>
      <w:keepNext/>
      <w:keepLines/>
      <w:spacing w:before="40" w:after="0" w:line="240" w:lineRule="auto"/>
      <w:outlineLvl w:val="2"/>
    </w:pPr>
    <w:rPr>
      <w:rFonts w:asciiTheme="majorHAnsi" w:hAnsiTheme="majorHAnsi"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86900"/>
    <w:pPr>
      <w:keepNext/>
      <w:keepLines/>
      <w:spacing w:before="40" w:after="0"/>
      <w:outlineLvl w:val="3"/>
    </w:pPr>
    <w:rPr>
      <w:rFonts w:asciiTheme="majorHAnsi" w:hAnsiTheme="majorHAnsi" w:eastAsiaTheme="majorEastAsia"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386900"/>
    <w:pPr>
      <w:keepNext/>
      <w:keepLines/>
      <w:spacing w:before="40" w:after="0"/>
      <w:outlineLvl w:val="4"/>
    </w:pPr>
    <w:rPr>
      <w:rFonts w:asciiTheme="majorHAnsi" w:hAnsiTheme="majorHAnsi" w:eastAsiaTheme="majorEastAsia" w:cstheme="majorBidi"/>
      <w:caps/>
      <w:color w:val="0F4761" w:themeColor="accent1" w:themeShade="BF"/>
    </w:rPr>
  </w:style>
  <w:style w:type="paragraph" w:styleId="Heading6">
    <w:name w:val="heading 6"/>
    <w:basedOn w:val="Normal"/>
    <w:next w:val="Normal"/>
    <w:link w:val="Heading6Char"/>
    <w:uiPriority w:val="9"/>
    <w:semiHidden/>
    <w:unhideWhenUsed/>
    <w:qFormat/>
    <w:rsid w:val="00386900"/>
    <w:pPr>
      <w:keepNext/>
      <w:keepLines/>
      <w:spacing w:before="40" w:after="0"/>
      <w:outlineLvl w:val="5"/>
    </w:pPr>
    <w:rPr>
      <w:rFonts w:asciiTheme="majorHAnsi" w:hAnsiTheme="majorHAnsi" w:eastAsiaTheme="majorEastAsia"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386900"/>
    <w:pPr>
      <w:keepNext/>
      <w:keepLines/>
      <w:spacing w:before="40" w:after="0"/>
      <w:outlineLvl w:val="6"/>
    </w:pPr>
    <w:rPr>
      <w:rFonts w:asciiTheme="majorHAnsi" w:hAnsiTheme="majorHAnsi" w:eastAsiaTheme="majorEastAsia" w:cstheme="majorBidi"/>
      <w:b/>
      <w:bCs/>
      <w:color w:val="0A2F41" w:themeColor="accent1" w:themeShade="80"/>
    </w:rPr>
  </w:style>
  <w:style w:type="paragraph" w:styleId="Heading8">
    <w:name w:val="heading 8"/>
    <w:basedOn w:val="Normal"/>
    <w:next w:val="Normal"/>
    <w:link w:val="Heading8Char"/>
    <w:uiPriority w:val="9"/>
    <w:semiHidden/>
    <w:unhideWhenUsed/>
    <w:qFormat/>
    <w:rsid w:val="00386900"/>
    <w:pPr>
      <w:keepNext/>
      <w:keepLines/>
      <w:spacing w:before="40" w:after="0"/>
      <w:outlineLvl w:val="7"/>
    </w:pPr>
    <w:rPr>
      <w:rFonts w:asciiTheme="majorHAnsi" w:hAnsiTheme="majorHAnsi" w:eastAsiaTheme="majorEastAsia"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386900"/>
    <w:pPr>
      <w:keepNext/>
      <w:keepLines/>
      <w:spacing w:before="40" w:after="0"/>
      <w:outlineLvl w:val="8"/>
    </w:pPr>
    <w:rPr>
      <w:rFonts w:asciiTheme="majorHAnsi" w:hAnsiTheme="majorHAnsi" w:eastAsiaTheme="majorEastAsia" w:cstheme="majorBidi"/>
      <w:i/>
      <w:iCs/>
      <w:color w:val="0A2F41" w:themeColor="accent1" w:themeShade="8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86900"/>
    <w:rPr>
      <w:rFonts w:asciiTheme="majorHAnsi" w:hAnsiTheme="majorHAnsi" w:eastAsiaTheme="majorEastAsia" w:cstheme="majorBidi"/>
      <w:color w:val="0A2F41" w:themeColor="accent1" w:themeShade="80"/>
      <w:sz w:val="36"/>
      <w:szCs w:val="36"/>
    </w:rPr>
  </w:style>
  <w:style w:type="character" w:styleId="Heading2Char" w:customStyle="1">
    <w:name w:val="Heading 2 Char"/>
    <w:basedOn w:val="DefaultParagraphFont"/>
    <w:link w:val="Heading2"/>
    <w:uiPriority w:val="9"/>
    <w:rsid w:val="0038690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386900"/>
    <w:rPr>
      <w:rFonts w:asciiTheme="majorHAnsi" w:hAnsiTheme="maj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386900"/>
    <w:rPr>
      <w:rFonts w:asciiTheme="majorHAnsi" w:hAnsiTheme="majorHAnsi" w:eastAsiaTheme="majorEastAsia" w:cstheme="majorBidi"/>
      <w:color w:val="0F4761" w:themeColor="accent1" w:themeShade="BF"/>
      <w:sz w:val="24"/>
      <w:szCs w:val="24"/>
    </w:rPr>
  </w:style>
  <w:style w:type="character" w:styleId="Heading5Char" w:customStyle="1">
    <w:name w:val="Heading 5 Char"/>
    <w:basedOn w:val="DefaultParagraphFont"/>
    <w:link w:val="Heading5"/>
    <w:uiPriority w:val="9"/>
    <w:semiHidden/>
    <w:rsid w:val="00386900"/>
    <w:rPr>
      <w:rFonts w:asciiTheme="majorHAnsi" w:hAnsiTheme="majorHAnsi" w:eastAsiaTheme="majorEastAsia" w:cstheme="majorBidi"/>
      <w:caps/>
      <w:color w:val="0F4761" w:themeColor="accent1" w:themeShade="BF"/>
    </w:rPr>
  </w:style>
  <w:style w:type="character" w:styleId="Heading6Char" w:customStyle="1">
    <w:name w:val="Heading 6 Char"/>
    <w:basedOn w:val="DefaultParagraphFont"/>
    <w:link w:val="Heading6"/>
    <w:uiPriority w:val="9"/>
    <w:semiHidden/>
    <w:rsid w:val="00386900"/>
    <w:rPr>
      <w:rFonts w:asciiTheme="majorHAnsi" w:hAnsiTheme="majorHAnsi" w:eastAsiaTheme="majorEastAsia" w:cstheme="majorBidi"/>
      <w:i/>
      <w:iCs/>
      <w:caps/>
      <w:color w:val="0A2F41" w:themeColor="accent1" w:themeShade="80"/>
    </w:rPr>
  </w:style>
  <w:style w:type="character" w:styleId="Heading7Char" w:customStyle="1">
    <w:name w:val="Heading 7 Char"/>
    <w:basedOn w:val="DefaultParagraphFont"/>
    <w:link w:val="Heading7"/>
    <w:uiPriority w:val="9"/>
    <w:semiHidden/>
    <w:rsid w:val="00386900"/>
    <w:rPr>
      <w:rFonts w:asciiTheme="majorHAnsi" w:hAnsiTheme="majorHAnsi" w:eastAsiaTheme="majorEastAsia" w:cstheme="majorBidi"/>
      <w:b/>
      <w:bCs/>
      <w:color w:val="0A2F41" w:themeColor="accent1" w:themeShade="80"/>
    </w:rPr>
  </w:style>
  <w:style w:type="character" w:styleId="Heading8Char" w:customStyle="1">
    <w:name w:val="Heading 8 Char"/>
    <w:basedOn w:val="DefaultParagraphFont"/>
    <w:link w:val="Heading8"/>
    <w:uiPriority w:val="9"/>
    <w:semiHidden/>
    <w:rsid w:val="00386900"/>
    <w:rPr>
      <w:rFonts w:asciiTheme="majorHAnsi" w:hAnsiTheme="majorHAnsi" w:eastAsiaTheme="majorEastAsia" w:cstheme="majorBidi"/>
      <w:b/>
      <w:bCs/>
      <w:i/>
      <w:iCs/>
      <w:color w:val="0A2F41" w:themeColor="accent1" w:themeShade="80"/>
    </w:rPr>
  </w:style>
  <w:style w:type="character" w:styleId="Heading9Char" w:customStyle="1">
    <w:name w:val="Heading 9 Char"/>
    <w:basedOn w:val="DefaultParagraphFont"/>
    <w:link w:val="Heading9"/>
    <w:uiPriority w:val="9"/>
    <w:semiHidden/>
    <w:rsid w:val="00386900"/>
    <w:rPr>
      <w:rFonts w:asciiTheme="majorHAnsi" w:hAnsiTheme="majorHAnsi" w:eastAsiaTheme="majorEastAsia" w:cstheme="majorBidi"/>
      <w:i/>
      <w:iCs/>
      <w:color w:val="0A2F41" w:themeColor="accent1" w:themeShade="80"/>
    </w:rPr>
  </w:style>
  <w:style w:type="paragraph" w:styleId="Title">
    <w:name w:val="Title"/>
    <w:basedOn w:val="Normal"/>
    <w:next w:val="Normal"/>
    <w:link w:val="TitleChar"/>
    <w:uiPriority w:val="10"/>
    <w:qFormat/>
    <w:rsid w:val="00386900"/>
    <w:pPr>
      <w:spacing w:after="0" w:line="204" w:lineRule="auto"/>
      <w:contextualSpacing/>
    </w:pPr>
    <w:rPr>
      <w:rFonts w:asciiTheme="majorHAnsi" w:hAnsiTheme="majorHAnsi" w:eastAsiaTheme="majorEastAsia" w:cstheme="majorBidi"/>
      <w:caps/>
      <w:color w:val="0E2841" w:themeColor="text2"/>
      <w:spacing w:val="-15"/>
      <w:sz w:val="72"/>
      <w:szCs w:val="72"/>
    </w:rPr>
  </w:style>
  <w:style w:type="character" w:styleId="TitleChar" w:customStyle="1">
    <w:name w:val="Title Char"/>
    <w:basedOn w:val="DefaultParagraphFont"/>
    <w:link w:val="Title"/>
    <w:uiPriority w:val="10"/>
    <w:rsid w:val="00386900"/>
    <w:rPr>
      <w:rFonts w:asciiTheme="majorHAnsi" w:hAnsiTheme="majorHAnsi" w:eastAsiaTheme="majorEastAsia" w:cstheme="majorBidi"/>
      <w:caps/>
      <w:color w:val="0E2841" w:themeColor="text2"/>
      <w:spacing w:val="-15"/>
      <w:sz w:val="72"/>
      <w:szCs w:val="72"/>
    </w:rPr>
  </w:style>
  <w:style w:type="paragraph" w:styleId="Subtitle">
    <w:name w:val="Subtitle"/>
    <w:basedOn w:val="Normal"/>
    <w:next w:val="Normal"/>
    <w:link w:val="SubtitleChar"/>
    <w:uiPriority w:val="11"/>
    <w:qFormat/>
    <w:rsid w:val="00386900"/>
    <w:pPr>
      <w:numPr>
        <w:ilvl w:val="1"/>
      </w:numPr>
      <w:spacing w:after="240" w:line="240" w:lineRule="auto"/>
    </w:pPr>
    <w:rPr>
      <w:rFonts w:asciiTheme="majorHAnsi" w:hAnsiTheme="majorHAnsi" w:eastAsiaTheme="majorEastAsia" w:cstheme="majorBidi"/>
      <w:color w:val="156082" w:themeColor="accent1"/>
      <w:sz w:val="28"/>
      <w:szCs w:val="28"/>
    </w:rPr>
  </w:style>
  <w:style w:type="character" w:styleId="SubtitleChar" w:customStyle="1">
    <w:name w:val="Subtitle Char"/>
    <w:basedOn w:val="DefaultParagraphFont"/>
    <w:link w:val="Subtitle"/>
    <w:uiPriority w:val="11"/>
    <w:rsid w:val="00386900"/>
    <w:rPr>
      <w:rFonts w:asciiTheme="majorHAnsi" w:hAnsiTheme="majorHAnsi" w:eastAsiaTheme="majorEastAsia" w:cstheme="majorBidi"/>
      <w:color w:val="156082" w:themeColor="accent1"/>
      <w:sz w:val="28"/>
      <w:szCs w:val="28"/>
    </w:rPr>
  </w:style>
  <w:style w:type="paragraph" w:styleId="Quote">
    <w:name w:val="Quote"/>
    <w:basedOn w:val="Normal"/>
    <w:next w:val="Normal"/>
    <w:link w:val="QuoteChar"/>
    <w:uiPriority w:val="29"/>
    <w:qFormat/>
    <w:rsid w:val="00386900"/>
    <w:pPr>
      <w:spacing w:before="120" w:after="120"/>
      <w:ind w:left="720"/>
    </w:pPr>
    <w:rPr>
      <w:color w:val="0E2841" w:themeColor="text2"/>
      <w:sz w:val="24"/>
      <w:szCs w:val="24"/>
    </w:rPr>
  </w:style>
  <w:style w:type="character" w:styleId="QuoteChar" w:customStyle="1">
    <w:name w:val="Quote Char"/>
    <w:basedOn w:val="DefaultParagraphFont"/>
    <w:link w:val="Quote"/>
    <w:uiPriority w:val="29"/>
    <w:rsid w:val="00386900"/>
    <w:rPr>
      <w:color w:val="0E2841" w:themeColor="text2"/>
      <w:sz w:val="24"/>
      <w:szCs w:val="24"/>
    </w:rPr>
  </w:style>
  <w:style w:type="paragraph" w:styleId="ListParagraph">
    <w:name w:val="List Paragraph"/>
    <w:basedOn w:val="Normal"/>
    <w:uiPriority w:val="34"/>
    <w:qFormat/>
    <w:rsid w:val="001A10C7"/>
    <w:pPr>
      <w:ind w:left="720"/>
      <w:contextualSpacing/>
    </w:pPr>
  </w:style>
  <w:style w:type="character" w:styleId="IntenseEmphasis">
    <w:name w:val="Intense Emphasis"/>
    <w:basedOn w:val="DefaultParagraphFont"/>
    <w:uiPriority w:val="21"/>
    <w:qFormat/>
    <w:rsid w:val="00386900"/>
    <w:rPr>
      <w:b/>
      <w:bCs/>
      <w:i/>
      <w:iCs/>
    </w:rPr>
  </w:style>
  <w:style w:type="paragraph" w:styleId="IntenseQuote">
    <w:name w:val="Intense Quote"/>
    <w:basedOn w:val="Normal"/>
    <w:next w:val="Normal"/>
    <w:link w:val="IntenseQuoteChar"/>
    <w:uiPriority w:val="30"/>
    <w:qFormat/>
    <w:rsid w:val="00386900"/>
    <w:pPr>
      <w:spacing w:before="100" w:beforeAutospacing="1" w:after="240" w:line="240" w:lineRule="auto"/>
      <w:ind w:left="720"/>
      <w:jc w:val="center"/>
    </w:pPr>
    <w:rPr>
      <w:rFonts w:asciiTheme="majorHAnsi" w:hAnsiTheme="majorHAnsi" w:eastAsiaTheme="majorEastAsia" w:cstheme="majorBidi"/>
      <w:color w:val="0E2841" w:themeColor="text2"/>
      <w:spacing w:val="-6"/>
      <w:sz w:val="32"/>
      <w:szCs w:val="32"/>
    </w:rPr>
  </w:style>
  <w:style w:type="character" w:styleId="IntenseQuoteChar" w:customStyle="1">
    <w:name w:val="Intense Quote Char"/>
    <w:basedOn w:val="DefaultParagraphFont"/>
    <w:link w:val="IntenseQuote"/>
    <w:uiPriority w:val="30"/>
    <w:rsid w:val="00386900"/>
    <w:rPr>
      <w:rFonts w:asciiTheme="majorHAnsi" w:hAnsiTheme="majorHAnsi" w:eastAsiaTheme="majorEastAsia" w:cstheme="majorBidi"/>
      <w:color w:val="0E2841" w:themeColor="text2"/>
      <w:spacing w:val="-6"/>
      <w:sz w:val="32"/>
      <w:szCs w:val="32"/>
    </w:rPr>
  </w:style>
  <w:style w:type="character" w:styleId="IntenseReference">
    <w:name w:val="Intense Reference"/>
    <w:basedOn w:val="DefaultParagraphFont"/>
    <w:uiPriority w:val="32"/>
    <w:qFormat/>
    <w:rsid w:val="00386900"/>
    <w:rPr>
      <w:b/>
      <w:bCs/>
      <w:smallCaps/>
      <w:color w:val="0E2841" w:themeColor="text2"/>
      <w:u w:val="single"/>
    </w:rPr>
  </w:style>
  <w:style w:type="table" w:styleId="TableGrid">
    <w:name w:val="Table Grid"/>
    <w:basedOn w:val="TableNormal"/>
    <w:uiPriority w:val="39"/>
    <w:rsid w:val="00EF46C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3">
    <w:name w:val="Plain Table 3"/>
    <w:basedOn w:val="TableNormal"/>
    <w:uiPriority w:val="43"/>
    <w:rsid w:val="00EF46C3"/>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EF46C3"/>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EF46C3"/>
    <w:pPr>
      <w:spacing w:before="100" w:beforeAutospacing="1" w:after="100" w:afterAutospacing="1" w:line="240" w:lineRule="auto"/>
    </w:pPr>
    <w:rPr>
      <w:rFonts w:ascii="Times New Roman" w:hAnsi="Times New Roman" w:eastAsia="Times New Roman" w:cs="Times New Roman"/>
      <w:lang w:eastAsia="en-IN"/>
    </w:rPr>
  </w:style>
  <w:style w:type="character" w:styleId="Strong">
    <w:name w:val="Strong"/>
    <w:basedOn w:val="DefaultParagraphFont"/>
    <w:uiPriority w:val="22"/>
    <w:qFormat/>
    <w:rsid w:val="00386900"/>
    <w:rPr>
      <w:b/>
      <w:bCs/>
    </w:rPr>
  </w:style>
  <w:style w:type="table" w:styleId="PlainTable1">
    <w:name w:val="Plain Table 1"/>
    <w:basedOn w:val="TableNormal"/>
    <w:uiPriority w:val="41"/>
    <w:rsid w:val="00B36056"/>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86900"/>
    <w:pPr>
      <w:outlineLvl w:val="9"/>
    </w:pPr>
  </w:style>
  <w:style w:type="paragraph" w:styleId="Caption">
    <w:name w:val="caption"/>
    <w:basedOn w:val="Normal"/>
    <w:next w:val="Normal"/>
    <w:uiPriority w:val="35"/>
    <w:unhideWhenUsed/>
    <w:qFormat/>
    <w:rsid w:val="00386900"/>
    <w:pPr>
      <w:spacing w:line="240" w:lineRule="auto"/>
    </w:pPr>
    <w:rPr>
      <w:b/>
      <w:bCs/>
      <w:smallCaps/>
      <w:color w:val="0E2841" w:themeColor="text2"/>
    </w:rPr>
  </w:style>
  <w:style w:type="character" w:styleId="Emphasis">
    <w:name w:val="Emphasis"/>
    <w:basedOn w:val="DefaultParagraphFont"/>
    <w:uiPriority w:val="20"/>
    <w:qFormat/>
    <w:rsid w:val="00386900"/>
    <w:rPr>
      <w:i/>
      <w:iCs/>
    </w:rPr>
  </w:style>
  <w:style w:type="paragraph" w:styleId="NoSpacing">
    <w:name w:val="No Spacing"/>
    <w:uiPriority w:val="1"/>
    <w:qFormat/>
    <w:rsid w:val="00386900"/>
    <w:pPr>
      <w:spacing w:after="0" w:line="240" w:lineRule="auto"/>
    </w:pPr>
  </w:style>
  <w:style w:type="character" w:styleId="SubtleEmphasis">
    <w:name w:val="Subtle Emphasis"/>
    <w:basedOn w:val="DefaultParagraphFont"/>
    <w:uiPriority w:val="19"/>
    <w:qFormat/>
    <w:rsid w:val="00386900"/>
    <w:rPr>
      <w:i/>
      <w:iCs/>
      <w:color w:val="595959" w:themeColor="text1" w:themeTint="A6"/>
    </w:rPr>
  </w:style>
  <w:style w:type="character" w:styleId="SubtleReference">
    <w:name w:val="Subtle Reference"/>
    <w:basedOn w:val="DefaultParagraphFont"/>
    <w:uiPriority w:val="31"/>
    <w:qFormat/>
    <w:rsid w:val="00386900"/>
    <w:rPr>
      <w:smallCaps/>
      <w:color w:val="595959" w:themeColor="text1" w:themeTint="A6"/>
      <w:u w:val="none" w:color="7F7F7F" w:themeColor="text1" w:themeTint="80"/>
      <w:bdr w:val="none" w:color="auto" w:sz="0" w:space="0"/>
    </w:rPr>
  </w:style>
  <w:style w:type="character" w:styleId="BookTitle">
    <w:name w:val="Book Title"/>
    <w:basedOn w:val="DefaultParagraphFont"/>
    <w:uiPriority w:val="33"/>
    <w:qFormat/>
    <w:rsid w:val="00386900"/>
    <w:rPr>
      <w:b/>
      <w:bCs/>
      <w:smallCaps/>
      <w:spacing w:val="10"/>
    </w:rPr>
  </w:style>
  <w:style w:type="character" w:styleId="Hyperlink">
    <w:name w:val="Hyperlink"/>
    <w:basedOn w:val="DefaultParagraphFont"/>
    <w:uiPriority w:val="99"/>
    <w:unhideWhenUsed/>
    <w:rsid w:val="00215863"/>
    <w:rPr>
      <w:color w:val="467886"/>
      <w:u w:val="single"/>
    </w:rPr>
  </w:style>
  <w:style w:type="paragraph" w:styleId="TOC1">
    <w:name w:val="toc 1"/>
    <w:basedOn w:val="Normal"/>
    <w:next w:val="Normal"/>
    <w:uiPriority w:val="39"/>
    <w:unhideWhenUsed/>
    <w:rsid w:val="00215863"/>
    <w:pPr>
      <w:spacing w:after="100"/>
    </w:pPr>
  </w:style>
  <w:style w:type="paragraph" w:styleId="TOC2">
    <w:name w:val="toc 2"/>
    <w:basedOn w:val="Normal"/>
    <w:next w:val="Normal"/>
    <w:uiPriority w:val="39"/>
    <w:unhideWhenUsed/>
    <w:rsid w:val="00215863"/>
    <w:pPr>
      <w:spacing w:after="100"/>
      <w:ind w:left="220"/>
    </w:pPr>
  </w:style>
  <w:style w:type="paragraph" w:styleId="TOC3">
    <w:name w:val="toc 3"/>
    <w:basedOn w:val="Normal"/>
    <w:next w:val="Normal"/>
    <w:uiPriority w:val="39"/>
    <w:unhideWhenUsed/>
    <w:rsid w:val="00BE4650"/>
    <w:pPr>
      <w:spacing w:after="100"/>
      <w:ind w:left="440"/>
    </w:pPr>
  </w:style>
  <w:style w:type="paragraph" w:styleId="TOC4">
    <w:name w:val="toc 4"/>
    <w:basedOn w:val="Normal"/>
    <w:next w:val="Normal"/>
    <w:uiPriority w:val="39"/>
    <w:unhideWhenUsed/>
    <w:rsid w:val="00BE4650"/>
    <w:pPr>
      <w:spacing w:after="100"/>
      <w:ind w:left="660"/>
    </w:pPr>
  </w:style>
  <w:style w:type="paragraph" w:styleId="Header">
    <w:name w:val="header"/>
    <w:basedOn w:val="Normal"/>
    <w:link w:val="HeaderChar"/>
    <w:uiPriority w:val="99"/>
    <w:semiHidden/>
    <w:unhideWhenUsed/>
    <w:rsid w:val="00D16E5D"/>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D16E5D"/>
  </w:style>
  <w:style w:type="paragraph" w:styleId="Footer">
    <w:name w:val="footer"/>
    <w:basedOn w:val="Normal"/>
    <w:link w:val="FooterChar"/>
    <w:uiPriority w:val="99"/>
    <w:semiHidden/>
    <w:unhideWhenUsed/>
    <w:rsid w:val="00D16E5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D16E5D"/>
  </w:style>
  <w:style w:type="character" w:styleId="CommentReference">
    <w:name w:val="Comment Reference"/>
    <w:basedOn w:val="DefaultParagraphFont"/>
    <w:uiPriority w:val="99"/>
    <w:semiHidden/>
    <w:unhideWhenUsed/>
    <w:rsid w:val="00184171"/>
    <w:rPr>
      <w:sz w:val="16"/>
      <w:szCs w:val="16"/>
    </w:rPr>
  </w:style>
  <w:style w:type="paragraph" w:styleId="CommentText">
    <w:name w:val="Comment Text"/>
    <w:basedOn w:val="Normal"/>
    <w:link w:val="CommentTextChar"/>
    <w:uiPriority w:val="99"/>
    <w:unhideWhenUsed/>
    <w:rsid w:val="00184171"/>
    <w:pPr>
      <w:spacing w:line="240" w:lineRule="auto"/>
    </w:pPr>
    <w:rPr>
      <w:sz w:val="20"/>
      <w:szCs w:val="20"/>
    </w:rPr>
  </w:style>
  <w:style w:type="character" w:styleId="CommentTextChar" w:customStyle="1">
    <w:name w:val="Comment Text Char"/>
    <w:basedOn w:val="DefaultParagraphFont"/>
    <w:link w:val="CommentText"/>
    <w:uiPriority w:val="99"/>
    <w:rsid w:val="00184171"/>
    <w:rPr>
      <w:sz w:val="20"/>
      <w:szCs w:val="20"/>
    </w:rPr>
  </w:style>
  <w:style w:type="paragraph" w:styleId="CommentSubject">
    <w:name w:val="Comment Subject"/>
    <w:basedOn w:val="CommentText"/>
    <w:next w:val="CommentText"/>
    <w:link w:val="CommentSubjectChar"/>
    <w:uiPriority w:val="99"/>
    <w:semiHidden/>
    <w:unhideWhenUsed/>
    <w:rsid w:val="00184171"/>
    <w:rPr>
      <w:b/>
      <w:bCs/>
    </w:rPr>
  </w:style>
  <w:style w:type="character" w:styleId="CommentSubjectChar" w:customStyle="1">
    <w:name w:val="Comment Subject Char"/>
    <w:basedOn w:val="CommentTextChar"/>
    <w:link w:val="CommentSubject"/>
    <w:uiPriority w:val="99"/>
    <w:semiHidden/>
    <w:rsid w:val="001841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microsoft.com/office/2019/05/relationships/documenttasks" Target="documenttasks/documenttasks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microsoft.com/office/2011/relationships/people" Target="peop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microsoft.com/office/2020/10/relationships/intelligence" Target="intelligence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1902327121" /><Relationship Type="http://schemas.openxmlformats.org/officeDocument/2006/relationships/image" Target="/media/image4.png" Id="rId1644242720" /></Relationships>
</file>

<file path=word/documenttasks/documenttasks1.xml><?xml version="1.0" encoding="utf-8"?>
<t:Tasks xmlns:t="http://schemas.microsoft.com/office/tasks/2019/documenttasks" xmlns:oel="http://schemas.microsoft.com/office/2019/extlst">
  <t:Task id="{CE1E8698-1F1E-4A22-A909-7E300394A7F6}">
    <t:Anchor>
      <t:Comment id="348471863"/>
    </t:Anchor>
    <t:History>
      <t:Event id="{AF955E12-1966-4764-9BA1-389F7C66CBF8}" time="2026-03-22T15:31:01.402Z">
        <t:Attribution userId="S::varadharajan.s@contractor.cinq.care::64e9d9f4-822b-438f-bf8f-3e56cd8da091" userProvider="AD" userName="Varadharajan Srinivasan"/>
        <t:Anchor>
          <t:Comment id="348471863"/>
        </t:Anchor>
        <t:Create/>
      </t:Event>
      <t:Event id="{240B51A5-6191-47E7-B738-2366E87271C9}" time="2026-03-22T15:31:01.402Z">
        <t:Attribution userId="S::varadharajan.s@contractor.cinq.care::64e9d9f4-822b-438f-bf8f-3e56cd8da091" userProvider="AD" userName="Varadharajan Srinivasan"/>
        <t:Anchor>
          <t:Comment id="348471863"/>
        </t:Anchor>
        <t:Assign userId="S::Vinay.Agrawal@contractor.cinq.care::98c4eb0e-584b-4a6b-9f63-51a6d6960981" userProvider="AD" userName="Vinay Agrawal"/>
      </t:Event>
      <t:Event id="{EE9BE7D4-A720-40E7-B33C-75F1DC8755CE}" time="2026-03-22T15:31:01.402Z">
        <t:Attribution userId="S::varadharajan.s@contractor.cinq.care::64e9d9f4-822b-438f-bf8f-3e56cd8da091" userProvider="AD" userName="Varadharajan Srinivasan"/>
        <t:Anchor>
          <t:Comment id="348471863"/>
        </t:Anchor>
        <t:SetTitle title="@Vinay Agrawal can u add heading for each boxes? also accelerator, can we have it called as agents?"/>
      </t:Event>
      <t:Event id="{B2AC880B-B5DC-4F56-B2A2-DD9AAAFB88A7}" time="2026-03-23T04:47:34.824Z">
        <t:Attribution userId="S::vinay.agrawal@contractor.cinq.care::98c4eb0e-584b-4a6b-9f63-51a6d6960981" userProvider="AD" userName="Vinay Agrawal"/>
        <t:Progress percentComplete="100"/>
      </t:Event>
    </t:History>
  </t:Task>
  <t:Task id="{E3024504-9D9C-482A-99C0-CC544A4D6B9D}">
    <t:Anchor>
      <t:Comment id="911877126"/>
    </t:Anchor>
    <t:History>
      <t:Event id="{3F362BFE-48DA-40E4-BED2-95E471C033D8}" time="2026-03-22T15:34:59.511Z">
        <t:Attribution userId="S::varadharajan.s@contractor.cinq.care::64e9d9f4-822b-438f-bf8f-3e56cd8da091" userProvider="AD" userName="Varadharajan Srinivasan"/>
        <t:Anchor>
          <t:Comment id="911877126"/>
        </t:Anchor>
        <t:Create/>
      </t:Event>
      <t:Event id="{90E617FD-9AF8-45AF-88C8-FDCE886B9213}" time="2026-03-22T15:34:59.511Z">
        <t:Attribution userId="S::varadharajan.s@contractor.cinq.care::64e9d9f4-822b-438f-bf8f-3e56cd8da091" userProvider="AD" userName="Varadharajan Srinivasan"/>
        <t:Anchor>
          <t:Comment id="911877126"/>
        </t:Anchor>
        <t:Assign userId="S::Vinay.Agrawal@contractor.cinq.care::98c4eb0e-584b-4a6b-9f63-51a6d6960981" userProvider="AD" userName="Vinay Agrawal"/>
      </t:Event>
      <t:Event id="{6227BB36-7BE4-4F7A-99E1-CC6D33525754}" time="2026-03-22T15:34:59.511Z">
        <t:Attribution userId="S::varadharajan.s@contractor.cinq.care::64e9d9f4-822b-438f-bf8f-3e56cd8da091" userProvider="AD" userName="Varadharajan Srinivasan"/>
        <t:Anchor>
          <t:Comment id="911877126"/>
        </t:Anchor>
        <t:SetTitle title="@Vinay Agrawal did we discussed to remove business_date only for incoming?"/>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3059d93-2309-41ed-9b34-ca808a9b9e01">
      <Terms xmlns="http://schemas.microsoft.com/office/infopath/2007/PartnerControls"/>
    </lcf76f155ced4ddcb4097134ff3c332f>
    <TaxCatchAll xmlns="f16b3a5c-980b-46e3-b815-254754dadca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601684506616B4AA25ACEAB11E18AF3" ma:contentTypeVersion="11" ma:contentTypeDescription="Create a new document." ma:contentTypeScope="" ma:versionID="597525ad70e0a0f43a376c2ea30524fe">
  <xsd:schema xmlns:xsd="http://www.w3.org/2001/XMLSchema" xmlns:xs="http://www.w3.org/2001/XMLSchema" xmlns:p="http://schemas.microsoft.com/office/2006/metadata/properties" xmlns:ns2="33059d93-2309-41ed-9b34-ca808a9b9e01" xmlns:ns3="f16b3a5c-980b-46e3-b815-254754dadcaf" targetNamespace="http://schemas.microsoft.com/office/2006/metadata/properties" ma:root="true" ma:fieldsID="8dd4f92f54a6369ae601a3417159086b" ns2:_="" ns3:_="">
    <xsd:import namespace="33059d93-2309-41ed-9b34-ca808a9b9e01"/>
    <xsd:import namespace="f16b3a5c-980b-46e3-b815-254754dadc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059d93-2309-41ed-9b34-ca808a9b9e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1f2941a-98a3-4c0a-b0e5-dcebad1f39f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6b3a5c-980b-46e3-b815-254754dadc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41669ef-df6c-4b27-bee4-ea814f0aefc9}" ma:internalName="TaxCatchAll" ma:showField="CatchAllData" ma:web="f16b3a5c-980b-46e3-b815-254754dad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14BB7A-B61C-423B-903D-129123B9BF80}">
  <ds:schemaRefs>
    <ds:schemaRef ds:uri="http://schemas.microsoft.com/office/2006/metadata/properties"/>
    <ds:schemaRef ds:uri="http://schemas.microsoft.com/office/infopath/2007/PartnerControls"/>
    <ds:schemaRef ds:uri="33059d93-2309-41ed-9b34-ca808a9b9e01"/>
    <ds:schemaRef ds:uri="f16b3a5c-980b-46e3-b815-254754dadcaf"/>
  </ds:schemaRefs>
</ds:datastoreItem>
</file>

<file path=customXml/itemProps2.xml><?xml version="1.0" encoding="utf-8"?>
<ds:datastoreItem xmlns:ds="http://schemas.openxmlformats.org/officeDocument/2006/customXml" ds:itemID="{A2E5082F-1AA0-476B-AD17-85DCAA86C6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059d93-2309-41ed-9b34-ca808a9b9e01"/>
    <ds:schemaRef ds:uri="f16b3a5c-980b-46e3-b815-254754dad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22A33B-ACE0-4875-A794-F7F6A9400EB1}">
  <ds:schemaRefs>
    <ds:schemaRef ds:uri="http://schemas.openxmlformats.org/officeDocument/2006/bibliography"/>
  </ds:schemaRefs>
</ds:datastoreItem>
</file>

<file path=customXml/itemProps4.xml><?xml version="1.0" encoding="utf-8"?>
<ds:datastoreItem xmlns:ds="http://schemas.openxmlformats.org/officeDocument/2006/customXml" ds:itemID="{291CE603-926A-4F21-9CAC-B04F42E3732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Krishnan</dc:creator>
  <keywords/>
  <dc:description/>
  <lastModifiedBy>Krishnan Angaluri</lastModifiedBy>
  <revision>186</revision>
  <dcterms:created xsi:type="dcterms:W3CDTF">2026-03-13T13:31:00.0000000Z</dcterms:created>
  <dcterms:modified xsi:type="dcterms:W3CDTF">2026-05-07T14:57:55.5978677Z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0x0101001601684506616B4AA25ACEAB11E18AF3</vt:lpwstr>
  </property>
  <property fmtid="{D5CDD505-2E9C-101B-9397-08002B2CF9AE}" pid="3" name="MediaServiceImageTags">
    <vt:lpwstr/>
  </property>
</Properties>
</file>